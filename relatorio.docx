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416EF7C" w14:textId="77777777" w:rsidR="00804E2D" w:rsidRDefault="00A07D6B">
      <w:pPr>
        <w:pStyle w:val="AbstractTitle"/>
      </w:pPr>
      <w:r>
        <w:rPr>
          <w:noProof/>
        </w:rPr>
        <mc:AlternateContent>
          <mc:Choice Requires="wps">
            <w:drawing>
              <wp:anchor distT="0" distB="0" distL="0" distR="0" simplePos="0" relativeHeight="251656704" behindDoc="0" locked="0" layoutInCell="1" allowOverlap="1" wp14:anchorId="06BEE101" wp14:editId="63CA872D">
                <wp:simplePos x="0" y="0"/>
                <wp:positionH relativeFrom="page">
                  <wp:align>center</wp:align>
                </wp:positionH>
                <wp:positionV relativeFrom="page">
                  <wp:posOffset>685800</wp:posOffset>
                </wp:positionV>
                <wp:extent cx="6398260" cy="2054860"/>
                <wp:effectExtent l="0" t="0" r="0" b="0"/>
                <wp:wrapTopAndBottom/>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98260" cy="20548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9B3ED20" w14:textId="20484A21" w:rsidR="005447FE" w:rsidDel="008F43F6" w:rsidRDefault="008F43F6">
                            <w:pPr>
                              <w:pStyle w:val="TitleofPaper"/>
                              <w:rPr>
                                <w:del w:id="0" w:author="Ivo Guerreiro Rosa" w:date="2025-11-07T06:54:00Z" w16du:dateUtc="2025-11-07T06:54:00Z"/>
                              </w:rPr>
                            </w:pPr>
                            <w:r>
                              <w:t>Pacman Ghost AI Agents</w:t>
                            </w:r>
                          </w:p>
                          <w:p w14:paraId="269CA79D" w14:textId="77777777" w:rsidR="005447FE" w:rsidRDefault="005447FE">
                            <w:pPr>
                              <w:pStyle w:val="AffiliationandAddress"/>
                            </w:pPr>
                          </w:p>
                          <w:p w14:paraId="62D6F458" w14:textId="77777777" w:rsidR="005447FE" w:rsidRDefault="005447FE">
                            <w:pPr>
                              <w:pStyle w:val="AffiliationandAddress"/>
                              <w:rPr>
                                <w:b/>
                              </w:rPr>
                            </w:pPr>
                          </w:p>
                          <w:p w14:paraId="61198462" w14:textId="77777777" w:rsidR="008F43F6" w:rsidRPr="00070CDD" w:rsidRDefault="008F43F6" w:rsidP="008F43F6">
                            <w:pPr>
                              <w:autoSpaceDE/>
                              <w:jc w:val="center"/>
                              <w:rPr>
                                <w:b/>
                                <w:lang w:val="pt-PT"/>
                              </w:rPr>
                            </w:pPr>
                            <w:r>
                              <w:rPr>
                                <w:b/>
                                <w:lang w:val="pt-PT"/>
                              </w:rPr>
                              <w:t>Ivo Rosa</w:t>
                            </w:r>
                          </w:p>
                          <w:p w14:paraId="2AF88D1A" w14:textId="77777777" w:rsidR="008F43F6" w:rsidRPr="00070CDD" w:rsidRDefault="008F43F6" w:rsidP="008F43F6">
                            <w:pPr>
                              <w:autoSpaceDE/>
                              <w:jc w:val="center"/>
                              <w:rPr>
                                <w:lang w:val="pt-PT"/>
                              </w:rPr>
                            </w:pPr>
                            <w:r>
                              <w:rPr>
                                <w:lang w:val="pt-PT"/>
                              </w:rPr>
                              <w:t>Universidade de Coimbra</w:t>
                            </w:r>
                          </w:p>
                          <w:p w14:paraId="1C49EEB2" w14:textId="77777777" w:rsidR="008F43F6" w:rsidRPr="00070CDD" w:rsidRDefault="008F43F6" w:rsidP="008F43F6">
                            <w:pPr>
                              <w:autoSpaceDE/>
                              <w:jc w:val="center"/>
                              <w:rPr>
                                <w:lang w:val="pt-PT" w:eastAsia="zh-CN"/>
                              </w:rPr>
                            </w:pPr>
                            <w:r>
                              <w:rPr>
                                <w:lang w:val="pt-PT"/>
                              </w:rPr>
                              <w:t>uc2024209219</w:t>
                            </w:r>
                            <w:r w:rsidRPr="00070CDD">
                              <w:rPr>
                                <w:lang w:val="pt-PT"/>
                              </w:rPr>
                              <w:t>@</w:t>
                            </w:r>
                            <w:r>
                              <w:rPr>
                                <w:lang w:val="pt-PT"/>
                              </w:rPr>
                              <w:t>student.uc.pt</w:t>
                            </w:r>
                          </w:p>
                          <w:p w14:paraId="2266D695" w14:textId="77777777" w:rsidR="005447FE" w:rsidRPr="008F43F6" w:rsidRDefault="005447FE">
                            <w:pPr>
                              <w:pStyle w:val="AffiliationandAddress"/>
                              <w:rPr>
                                <w:lang w:val="pt-PT"/>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6BEE101" id="_x0000_t202" coordsize="21600,21600" o:spt="202" path="m,l,21600r21600,l21600,xe">
                <v:stroke joinstyle="miter"/>
                <v:path gradientshapeok="t" o:connecttype="rect"/>
              </v:shapetype>
              <v:shape id="Text Box 2" o:spid="_x0000_s1026" type="#_x0000_t202" style="position:absolute;left:0;text-align:left;margin-left:0;margin-top:54pt;width:503.8pt;height:161.8pt;z-index:251656704;visibility:visible;mso-wrap-style:square;mso-width-percent:0;mso-height-percent:0;mso-wrap-distance-left:0;mso-wrap-distance-top:0;mso-wrap-distance-right:0;mso-wrap-distance-bottom:0;mso-position-horizontal:center;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" stroked="f">
                <v:textbox inset="0,0,0,0">
                  <w:txbxContent>
                    <w:p w14:paraId="19B3ED20" w14:textId="20484A21" w:rsidR="005447FE" w:rsidDel="008F43F6" w:rsidRDefault="008F43F6">
                      <w:pPr>
                        <w:pStyle w:val="TitleofPaper"/>
                        <w:rPr>
                          <w:del w:id="1" w:author="Ivo Guerreiro Rosa" w:date="2025-11-07T06:54:00Z" w16du:dateUtc="2025-11-07T06:54:00Z"/>
                        </w:rPr>
                      </w:pPr>
                      <w:r>
                        <w:t>Pacman Ghost AI Agents</w:t>
                      </w:r>
                    </w:p>
                    <w:p w14:paraId="269CA79D" w14:textId="77777777" w:rsidR="005447FE" w:rsidRDefault="005447FE">
                      <w:pPr>
                        <w:pStyle w:val="AffiliationandAddress"/>
                      </w:pPr>
                    </w:p>
                    <w:p w14:paraId="62D6F458" w14:textId="77777777" w:rsidR="005447FE" w:rsidRDefault="005447FE">
                      <w:pPr>
                        <w:pStyle w:val="AffiliationandAddress"/>
                        <w:rPr>
                          <w:b/>
                        </w:rPr>
                      </w:pPr>
                    </w:p>
                    <w:p w14:paraId="61198462" w14:textId="77777777" w:rsidR="008F43F6" w:rsidRPr="00070CDD" w:rsidRDefault="008F43F6" w:rsidP="008F43F6">
                      <w:pPr>
                        <w:autoSpaceDE/>
                        <w:jc w:val="center"/>
                        <w:rPr>
                          <w:b/>
                          <w:lang w:val="pt-PT"/>
                        </w:rPr>
                      </w:pPr>
                      <w:r>
                        <w:rPr>
                          <w:b/>
                          <w:lang w:val="pt-PT"/>
                        </w:rPr>
                        <w:t>Ivo Rosa</w:t>
                      </w:r>
                    </w:p>
                    <w:p w14:paraId="2AF88D1A" w14:textId="77777777" w:rsidR="008F43F6" w:rsidRPr="00070CDD" w:rsidRDefault="008F43F6" w:rsidP="008F43F6">
                      <w:pPr>
                        <w:autoSpaceDE/>
                        <w:jc w:val="center"/>
                        <w:rPr>
                          <w:lang w:val="pt-PT"/>
                        </w:rPr>
                      </w:pPr>
                      <w:r>
                        <w:rPr>
                          <w:lang w:val="pt-PT"/>
                        </w:rPr>
                        <w:t>Universidade de Coimbra</w:t>
                      </w:r>
                    </w:p>
                    <w:p w14:paraId="1C49EEB2" w14:textId="77777777" w:rsidR="008F43F6" w:rsidRPr="00070CDD" w:rsidRDefault="008F43F6" w:rsidP="008F43F6">
                      <w:pPr>
                        <w:autoSpaceDE/>
                        <w:jc w:val="center"/>
                        <w:rPr>
                          <w:lang w:val="pt-PT" w:eastAsia="zh-CN"/>
                        </w:rPr>
                      </w:pPr>
                      <w:r>
                        <w:rPr>
                          <w:lang w:val="pt-PT"/>
                        </w:rPr>
                        <w:t>uc2024209219</w:t>
                      </w:r>
                      <w:r w:rsidRPr="00070CDD">
                        <w:rPr>
                          <w:lang w:val="pt-PT"/>
                        </w:rPr>
                        <w:t>@</w:t>
                      </w:r>
                      <w:r>
                        <w:rPr>
                          <w:lang w:val="pt-PT"/>
                        </w:rPr>
                        <w:t>student.uc.pt</w:t>
                      </w:r>
                    </w:p>
                    <w:p w14:paraId="2266D695" w14:textId="77777777" w:rsidR="005447FE" w:rsidRPr="008F43F6" w:rsidRDefault="005447FE">
                      <w:pPr>
                        <w:pStyle w:val="AffiliationandAddress"/>
                        <w:rPr>
                          <w:lang w:val="pt-PT"/>
                        </w:rPr>
                      </w:pPr>
                    </w:p>
                  </w:txbxContent>
                </v:textbox>
                <w10:wrap type="topAndBottom" anchorx="page" anchory="page"/>
              </v:shape>
            </w:pict>
          </mc:Fallback>
        </mc:AlternateContent>
      </w:r>
      <w:r w:rsidR="00804E2D">
        <w:t>Abstract</w:t>
      </w:r>
    </w:p>
    <w:p w14:paraId="23CE44A9" w14:textId="2C82E474" w:rsidR="00C967C6" w:rsidRDefault="00C967C6">
      <w:pPr>
        <w:pStyle w:val="AbstractTitle"/>
      </w:pPr>
    </w:p>
    <w:p w14:paraId="7BA32A1E" w14:textId="77777777" w:rsidR="00116717" w:rsidRDefault="00116717" w:rsidP="00116717">
      <w:pPr>
        <w:rPr>
          <w:b/>
        </w:rPr>
      </w:pPr>
      <w:r w:rsidRPr="00116717">
        <w:t>This paper details the design and implementation of three distinct intelligent agents to control the ghosts in a text-based Pac-Man game. The core of the project is to move beyond simple, predictable enemies by creating agents with unique behaviors derived from different logical frameworks. We developed two agents based on propositional logic—a direct Hunter and a strategic Ambusher—and a third, more complex agent based on first-order logic, which alternates between patrolling and hunting states. These agents operate in a partially observable environment, maintaining a belief state of the maze layout, which they build and refine through exploration. The result is a more dynamic and challenging gameplay experience, demonstrating how formal logic can be used to create varied and intelligent-seeming behaviors in classic games.</w:t>
      </w:r>
    </w:p>
    <w:p w14:paraId="762E89F4" w14:textId="6A593716" w:rsidR="00804E2D" w:rsidRDefault="00804E2D">
      <w:pPr>
        <w:pStyle w:val="HeadingSection"/>
      </w:pPr>
      <w:r>
        <w:t>1</w:t>
      </w:r>
      <w:r>
        <w:tab/>
        <w:t>Introduction</w:t>
      </w:r>
    </w:p>
    <w:p w14:paraId="2AB0F819" w14:textId="77777777" w:rsidR="00116717" w:rsidRPr="00116717" w:rsidRDefault="00116717" w:rsidP="00116717">
      <w:pPr>
        <w:pStyle w:val="Text"/>
      </w:pPr>
      <w:r w:rsidRPr="00116717">
        <w:t>The classic arcade game Pac-Man is defined by its simple premise but challenging gameplay, largely due to the behavior of its four enemy ghosts. This project implements a text-based version of Pac-Man with a primary focus on developing sophisticated AI for these ghosts. The objective was to design and implement three distinct ghost agents, each governed by a unique knowledge base (KB) and reasoning procedure, without using external AI libraries.</w:t>
      </w:r>
    </w:p>
    <w:p w14:paraId="622A945F" w14:textId="77777777" w:rsidR="00116717" w:rsidRPr="00116717" w:rsidRDefault="00116717" w:rsidP="00116717">
      <w:pPr>
        <w:pStyle w:val="Text"/>
      </w:pPr>
      <w:r w:rsidRPr="00116717">
        <w:t>To meet the project requirements, we developed two agents on the principles of propositional logic and a third on first-order logic. A key constraint is the partially observable environment: each ghost has a limited line-of-sight (four cells in each cardinal direction), which is blocked by walls. This necessitates that each agent maintains an internal belief state about the world, updating its knowledge with new percepts to reason about Pac-Man's location and navigate the maze.</w:t>
      </w:r>
    </w:p>
    <w:p w14:paraId="168AF0AF" w14:textId="77777777" w:rsidR="00116717" w:rsidRPr="00116717" w:rsidRDefault="00116717" w:rsidP="00116717">
      <w:pPr>
        <w:pStyle w:val="Text"/>
      </w:pPr>
      <w:r w:rsidRPr="00116717">
        <w:t>This report specifies the design choices for each agent, detailing the propositions, predicates, and rules that define their behavior.</w:t>
      </w:r>
    </w:p>
    <w:p w14:paraId="33013989" w14:textId="7C764AB1" w:rsidR="00804E2D" w:rsidRDefault="00A848A5">
      <w:pPr>
        <w:pStyle w:val="Text"/>
      </w:pPr>
      <w:r>
        <w:t xml:space="preserve"> </w:t>
      </w:r>
    </w:p>
    <w:p w14:paraId="5108FC9C" w14:textId="2971EEA7" w:rsidR="00804E2D" w:rsidRDefault="00804E2D">
      <w:pPr>
        <w:pStyle w:val="HeadingSection"/>
      </w:pPr>
      <w:r>
        <w:t>2</w:t>
      </w:r>
      <w:r>
        <w:tab/>
      </w:r>
      <w:r w:rsidR="00116717" w:rsidRPr="00116717">
        <w:t>Knowledge Representation and Reasoning</w:t>
      </w:r>
    </w:p>
    <w:p w14:paraId="53711CF0" w14:textId="63B2F1B0" w:rsidR="00C967C6" w:rsidRPr="00C967C6" w:rsidRDefault="00116717" w:rsidP="00C967C6">
      <w:pPr>
        <w:pStyle w:val="TitledParagraph"/>
      </w:pPr>
      <w:r w:rsidRPr="00116717">
        <w:t>To handle the partially observable environment, all agents share a common framework for belief maintenance</w:t>
      </w:r>
      <w:r w:rsidR="00C967C6">
        <w:t xml:space="preserve"> and navigation</w:t>
      </w:r>
    </w:p>
    <w:p w14:paraId="5A57151B" w14:textId="6FC44BD4" w:rsidR="00C967C6" w:rsidRPr="00C967C6" w:rsidRDefault="00C967C6" w:rsidP="00C967C6">
      <w:pPr>
        <w:pStyle w:val="Text"/>
      </w:pPr>
      <w:r w:rsidRPr="00C967C6">
        <w:rPr>
          <w:b/>
          <w:sz w:val="22"/>
        </w:rPr>
        <w:t>2.1 Belief State: The Ghost's Memory</w:t>
      </w:r>
      <w:r w:rsidRPr="00C967C6">
        <w:br/>
      </w:r>
      <w:r w:rsidRPr="00C967C6">
        <w:br/>
        <w:t>Each ghost possesses a private "memory" grid, representing its internal map of the maze. This grid is initialized with an "unknown" state for every cell. As the ghost moves, it perceives its immediate surroundings, updating its memory with the permanent locations of walls (`WALL_TILE`) and open paths (`FLOOR_TILE`). This learned map is the sole basis for all pathfinding and reasoning, preventing the agents from having access to information they have not personally gathered.</w:t>
      </w:r>
      <w:r w:rsidRPr="00C967C6">
        <w:br/>
      </w:r>
      <w:r w:rsidRPr="00C967C6">
        <w:br/>
      </w:r>
      <w:r w:rsidRPr="00C967C6">
        <w:rPr>
          <w:b/>
          <w:sz w:val="22"/>
        </w:rPr>
        <w:t>2.2 Pathfinding and Navigation</w:t>
      </w:r>
      <w:r w:rsidRPr="00C967C6">
        <w:br/>
      </w:r>
      <w:r w:rsidRPr="00C967C6">
        <w:br/>
        <w:t>A critical component of the agents' intelligence is their ability to navigate the maze. A simple heuristic like Manhattan distance is insufficient as it ignores walls and leads to unrealistic behavior. To solve this, we implemented a **Breadth-First Search (BFS)** algorithm within the base class for all ghosts.</w:t>
      </w:r>
      <w:r w:rsidRPr="00C967C6">
        <w:br/>
      </w:r>
      <w:r w:rsidRPr="00C967C6">
        <w:br/>
        <w:t>This `_find_path` method operates exclusively on the ghost's internal memory grid. It finds the shortest valid path from a start to a target position by only traversing tiles marked as `FLOOR_TILE`. If no path is known (i.e., the target is surrounded by unknown tiles or walls), the algorithm returns no path. This ensures that all ghost movements are logical and consistent with their current knowledge of the environment.</w:t>
      </w:r>
    </w:p>
    <w:p w14:paraId="4B2D9FCB" w14:textId="77777777" w:rsidR="00C967C6" w:rsidRPr="00C967C6" w:rsidRDefault="00C967C6" w:rsidP="00C967C6">
      <w:pPr>
        <w:pStyle w:val="Text"/>
      </w:pPr>
    </w:p>
    <w:p w14:paraId="1C9AF14D" w14:textId="2722C217" w:rsidR="00804E2D" w:rsidRDefault="00804E2D">
      <w:pPr>
        <w:pStyle w:val="HeadingSubsection"/>
      </w:pPr>
      <w:r>
        <w:lastRenderedPageBreak/>
        <w:t>2.</w:t>
      </w:r>
      <w:r w:rsidR="007A593A">
        <w:t>3</w:t>
      </w:r>
      <w:r>
        <w:tab/>
      </w:r>
      <w:r w:rsidR="00116717" w:rsidRPr="00116717">
        <w:t>Agents</w:t>
      </w:r>
      <w:r>
        <w:t xml:space="preserve"> </w:t>
      </w:r>
    </w:p>
    <w:p w14:paraId="12826B64" w14:textId="77777777" w:rsidR="007A593A" w:rsidRDefault="007A593A" w:rsidP="00116717">
      <w:pPr>
        <w:pStyle w:val="HeadingSubsection"/>
        <w:rPr>
          <w:b w:val="0"/>
          <w:sz w:val="20"/>
        </w:rPr>
      </w:pPr>
      <w:r w:rsidRPr="007A593A">
        <w:rPr>
          <w:b w:val="0"/>
          <w:sz w:val="20"/>
        </w:rPr>
        <w:t>Three agents were developed: two using propositional logic and one using first-order logic.</w:t>
      </w:r>
    </w:p>
    <w:p w14:paraId="04092148" w14:textId="260114A9" w:rsidR="00116717" w:rsidRDefault="00116717" w:rsidP="00116717">
      <w:pPr>
        <w:pStyle w:val="HeadingSubsection"/>
      </w:pPr>
      <w:r>
        <w:t>2.1</w:t>
      </w:r>
      <w:r>
        <w:t>.1.</w:t>
      </w:r>
      <w:r>
        <w:tab/>
      </w:r>
      <w:r w:rsidRPr="00116717">
        <w:t>The Hunter</w:t>
      </w:r>
      <w:r>
        <w:t xml:space="preserve"> </w:t>
      </w:r>
    </w:p>
    <w:p w14:paraId="026253F9" w14:textId="3FC18DAF" w:rsidR="00116717" w:rsidRPr="00116717" w:rsidRDefault="00116717" w:rsidP="00116717">
      <w:pPr>
        <w:pStyle w:val="Text"/>
      </w:pPr>
      <w:r w:rsidRPr="00116717">
        <w:t>The Hunter is the most straightforward implementation of an aggressive agent. Its behavior is governed by a simple reactive rule.</w:t>
      </w:r>
    </w:p>
    <w:p w14:paraId="68B3A0ED" w14:textId="77777777" w:rsidR="007A593A" w:rsidRPr="007A593A" w:rsidRDefault="007A593A" w:rsidP="00116717">
      <w:pPr>
        <w:pStyle w:val="Text"/>
        <w:numPr>
          <w:ilvl w:val="0"/>
          <w:numId w:val="8"/>
        </w:numPr>
        <w:rPr>
          <w:lang w:val="pt-PT"/>
        </w:rPr>
      </w:pPr>
      <w:r w:rsidRPr="007A593A">
        <w:rPr>
          <w:b/>
          <w:bCs/>
        </w:rPr>
        <w:t>Logic Type: Propositional Logic</w:t>
      </w:r>
    </w:p>
    <w:p w14:paraId="31412BED" w14:textId="4487DB63" w:rsidR="007A593A" w:rsidRPr="00116717" w:rsidRDefault="00116717" w:rsidP="007A593A">
      <w:pPr>
        <w:pStyle w:val="Text"/>
        <w:numPr>
          <w:ilvl w:val="0"/>
          <w:numId w:val="8"/>
        </w:numPr>
        <w:rPr>
          <w:lang w:val="pt-PT"/>
        </w:rPr>
      </w:pPr>
      <w:r w:rsidRPr="00116717">
        <w:rPr>
          <w:b/>
          <w:bCs/>
          <w:lang w:val="pt-PT"/>
        </w:rPr>
        <w:t>Propositions</w:t>
      </w:r>
      <w:r w:rsidRPr="00116717">
        <w:rPr>
          <w:lang w:val="pt-PT"/>
        </w:rPr>
        <w:t>:</w:t>
      </w:r>
    </w:p>
    <w:p w14:paraId="4BE06927" w14:textId="77777777" w:rsidR="00116717" w:rsidRPr="00116717" w:rsidRDefault="00116717" w:rsidP="00116717">
      <w:pPr>
        <w:pStyle w:val="Text"/>
        <w:numPr>
          <w:ilvl w:val="1"/>
          <w:numId w:val="8"/>
        </w:numPr>
      </w:pPr>
      <w:r w:rsidRPr="00116717">
        <w:t>Pacman_Visible: True if Pac-Man is within the ghost's direct line-of-sight.</w:t>
      </w:r>
    </w:p>
    <w:p w14:paraId="7B2EE876" w14:textId="77777777" w:rsidR="00116717" w:rsidRPr="00116717" w:rsidRDefault="00116717" w:rsidP="00116717">
      <w:pPr>
        <w:pStyle w:val="Text"/>
        <w:numPr>
          <w:ilvl w:val="1"/>
          <w:numId w:val="8"/>
        </w:numPr>
      </w:pPr>
      <w:r w:rsidRPr="00116717">
        <w:t>Path_Clear(direction): True if the adjacent cell in a given direction is not a known wall in the ghost's memory.</w:t>
      </w:r>
    </w:p>
    <w:p w14:paraId="5198FB44" w14:textId="77777777" w:rsidR="00116717" w:rsidRPr="00116717" w:rsidRDefault="00116717" w:rsidP="00116717">
      <w:pPr>
        <w:pStyle w:val="Text"/>
        <w:numPr>
          <w:ilvl w:val="0"/>
          <w:numId w:val="8"/>
        </w:numPr>
      </w:pPr>
      <w:r w:rsidRPr="00116717">
        <w:rPr>
          <w:b/>
          <w:bCs/>
        </w:rPr>
        <w:t>Rule (Formula)</w:t>
      </w:r>
      <w:r w:rsidRPr="00116717">
        <w:t xml:space="preserve">: (Pacman_Visible </w:t>
      </w:r>
      <w:r w:rsidRPr="00116717">
        <w:rPr>
          <w:rFonts w:ascii="Cambria Math" w:hAnsi="Cambria Math" w:cs="Cambria Math"/>
        </w:rPr>
        <w:t>∧</w:t>
      </w:r>
      <w:r w:rsidRPr="00116717">
        <w:t xml:space="preserve"> Path_Clear(direction_to_pacman)) </w:t>
      </w:r>
      <w:r w:rsidRPr="00116717">
        <w:rPr>
          <w:rFonts w:ascii="Cambria Math" w:hAnsi="Cambria Math" w:cs="Cambria Math"/>
        </w:rPr>
        <w:t>⇒</w:t>
      </w:r>
      <w:r w:rsidRPr="00116717">
        <w:t xml:space="preserve"> Move(direction_to_pacman)</w:t>
      </w:r>
    </w:p>
    <w:p w14:paraId="74EC380A" w14:textId="4986E3B5" w:rsidR="00116717" w:rsidRPr="00116717" w:rsidRDefault="00116717" w:rsidP="00116717">
      <w:pPr>
        <w:pStyle w:val="Text"/>
        <w:numPr>
          <w:ilvl w:val="0"/>
          <w:numId w:val="8"/>
        </w:numPr>
        <w:rPr>
          <w:lang w:val="pt-PT"/>
        </w:rPr>
      </w:pPr>
      <w:r w:rsidRPr="00116717">
        <w:rPr>
          <w:b/>
          <w:bCs/>
        </w:rPr>
        <w:t>Behavior</w:t>
      </w:r>
      <w:r w:rsidRPr="00116717">
        <w:t xml:space="preserve">: The Hunter's primary goal is direct pursuit. If it sees Pac-Man and the immediate path towards him is clear, it will take that path. If Pac-Man is not visible, the agent defaults to exploring unknown parts of the maze to build its map, or moves randomly among known paths if the surroundings are fully explored. </w:t>
      </w:r>
      <w:r w:rsidRPr="00116717">
        <w:rPr>
          <w:lang w:val="pt-PT"/>
        </w:rPr>
        <w:t>This creates a relentless but predictable pursu</w:t>
      </w:r>
      <w:r w:rsidR="00621503">
        <w:rPr>
          <w:lang w:val="pt-PT"/>
        </w:rPr>
        <w:t>er</w:t>
      </w:r>
    </w:p>
    <w:p w14:paraId="316B3BDD" w14:textId="259297C3" w:rsidR="00116717" w:rsidRDefault="00116717" w:rsidP="00116717">
      <w:pPr>
        <w:pStyle w:val="HeadingSubsection"/>
      </w:pPr>
      <w:r>
        <w:t>2.1.</w:t>
      </w:r>
      <w:r>
        <w:t>2</w:t>
      </w:r>
      <w:r>
        <w:t>.</w:t>
      </w:r>
      <w:r>
        <w:tab/>
      </w:r>
      <w:r w:rsidRPr="00116717">
        <w:t>The Ambusher</w:t>
      </w:r>
    </w:p>
    <w:p w14:paraId="41BFD91B" w14:textId="77777777" w:rsidR="007A593A" w:rsidRDefault="00116717" w:rsidP="00116717">
      <w:pPr>
        <w:pStyle w:val="Text"/>
      </w:pPr>
      <w:r w:rsidRPr="00116717">
        <w:t>The Ambusher is a more cunning agent. Instead of targeting Pac-Man's current position, it attempts to intercept him by predicting his movement</w:t>
      </w:r>
    </w:p>
    <w:p w14:paraId="68152361" w14:textId="77777777" w:rsidR="007A593A" w:rsidRPr="007A593A" w:rsidRDefault="007A593A" w:rsidP="007A593A">
      <w:pPr>
        <w:pStyle w:val="Text"/>
        <w:numPr>
          <w:ilvl w:val="0"/>
          <w:numId w:val="8"/>
        </w:numPr>
        <w:rPr>
          <w:lang w:val="pt-PT"/>
        </w:rPr>
      </w:pPr>
      <w:r w:rsidRPr="007A593A">
        <w:rPr>
          <w:b/>
          <w:bCs/>
        </w:rPr>
        <w:t>Logic Type: Propositional Logic</w:t>
      </w:r>
    </w:p>
    <w:p w14:paraId="0DFB1F07" w14:textId="77777777" w:rsidR="007A593A" w:rsidRPr="00116717" w:rsidRDefault="007A593A" w:rsidP="007A593A">
      <w:pPr>
        <w:pStyle w:val="Text"/>
        <w:numPr>
          <w:ilvl w:val="0"/>
          <w:numId w:val="8"/>
        </w:numPr>
        <w:rPr>
          <w:lang w:val="pt-PT"/>
        </w:rPr>
      </w:pPr>
      <w:r w:rsidRPr="00116717">
        <w:rPr>
          <w:b/>
          <w:bCs/>
          <w:lang w:val="pt-PT"/>
        </w:rPr>
        <w:t>Propositions</w:t>
      </w:r>
      <w:r w:rsidRPr="00116717">
        <w:rPr>
          <w:lang w:val="pt-PT"/>
        </w:rPr>
        <w:t>:</w:t>
      </w:r>
    </w:p>
    <w:p w14:paraId="66E9A2AE" w14:textId="77777777" w:rsidR="00116717" w:rsidRPr="00116717" w:rsidRDefault="00116717" w:rsidP="00116717">
      <w:pPr>
        <w:pStyle w:val="Text"/>
        <w:numPr>
          <w:ilvl w:val="1"/>
          <w:numId w:val="9"/>
        </w:numPr>
      </w:pPr>
      <w:r w:rsidRPr="00116717">
        <w:t>Pacman_Visible_In(direction): True if Pac-Man is seen in a specific direction.</w:t>
      </w:r>
    </w:p>
    <w:p w14:paraId="2C12C999" w14:textId="77777777" w:rsidR="00116717" w:rsidRPr="00116717" w:rsidRDefault="00116717" w:rsidP="00116717">
      <w:pPr>
        <w:pStyle w:val="Text"/>
        <w:numPr>
          <w:ilvl w:val="1"/>
          <w:numId w:val="9"/>
        </w:numPr>
      </w:pPr>
      <w:r w:rsidRPr="00116717">
        <w:t>Ambush_Point_Calculated(point): True when a target point ahead of Pac-Man is determined.</w:t>
      </w:r>
    </w:p>
    <w:p w14:paraId="67CCCAFF" w14:textId="77777777" w:rsidR="00116717" w:rsidRPr="00116717" w:rsidRDefault="00116717" w:rsidP="00116717">
      <w:pPr>
        <w:pStyle w:val="Text"/>
        <w:numPr>
          <w:ilvl w:val="0"/>
          <w:numId w:val="9"/>
        </w:numPr>
      </w:pPr>
      <w:r w:rsidRPr="00116717">
        <w:rPr>
          <w:b/>
          <w:bCs/>
        </w:rPr>
        <w:t>Rule (Formula)</w:t>
      </w:r>
      <w:r w:rsidRPr="00116717">
        <w:t xml:space="preserve">: Pacman_Visible_In(direction) </w:t>
      </w:r>
      <w:r w:rsidRPr="00116717">
        <w:rPr>
          <w:rFonts w:ascii="Cambria Math" w:hAnsi="Cambria Math" w:cs="Cambria Math"/>
        </w:rPr>
        <w:t>⇒</w:t>
      </w:r>
      <w:r w:rsidRPr="00116717">
        <w:t xml:space="preserve"> Target(Pacman_Position + 4 × direction)</w:t>
      </w:r>
    </w:p>
    <w:p w14:paraId="36947F5D" w14:textId="77777777" w:rsidR="00116717" w:rsidRPr="00116717" w:rsidRDefault="00116717" w:rsidP="00116717">
      <w:pPr>
        <w:pStyle w:val="Text"/>
        <w:numPr>
          <w:ilvl w:val="0"/>
          <w:numId w:val="9"/>
        </w:numPr>
      </w:pPr>
      <w:r w:rsidRPr="00116717">
        <w:rPr>
          <w:b/>
          <w:bCs/>
        </w:rPr>
        <w:t>Behavior</w:t>
      </w:r>
      <w:r w:rsidRPr="00116717">
        <w:t>: When the Ambusher sees Pac-Man, it calculates an "ambush point" four cells ahead of Pac-Man's current position along the line of sight. This point becomes its target. The agent then chooses the move that minimizes the distance to this ambush point. This behavior allows it to cut Pac-Man off at intersections, making it a more significant threat than the direct Hunter. If Pac-Man is not visible, it reverts to an exploration behavior similar to the Hunter.</w:t>
      </w:r>
    </w:p>
    <w:p w14:paraId="606601E4" w14:textId="737CB5B8" w:rsidR="00D9210D" w:rsidRPr="00D9210D" w:rsidRDefault="00D9210D" w:rsidP="00D9210D">
      <w:pPr>
        <w:pStyle w:val="Text"/>
      </w:pPr>
    </w:p>
    <w:p w14:paraId="7EA921D8" w14:textId="63E339B1" w:rsidR="00D9210D" w:rsidRDefault="00D9210D" w:rsidP="00D9210D">
      <w:pPr>
        <w:pStyle w:val="HeadingSubsection"/>
      </w:pPr>
      <w:r>
        <w:t>2.</w:t>
      </w:r>
      <w:r w:rsidR="007A593A">
        <w:t>1.3.</w:t>
      </w:r>
      <w:r>
        <w:tab/>
      </w:r>
      <w:r w:rsidR="00621503">
        <w:t>Strategist</w:t>
      </w:r>
    </w:p>
    <w:p w14:paraId="44637958" w14:textId="155BD28D" w:rsidR="00D9210D" w:rsidRPr="00D9210D" w:rsidRDefault="00D9210D" w:rsidP="00D9210D">
      <w:pPr>
        <w:pStyle w:val="Text"/>
        <w:rPr>
          <w:b/>
          <w:bCs/>
        </w:rPr>
      </w:pPr>
    </w:p>
    <w:p w14:paraId="373305ED" w14:textId="77777777" w:rsidR="00D9210D" w:rsidRDefault="00D9210D" w:rsidP="00D9210D">
      <w:pPr>
        <w:pStyle w:val="Text"/>
      </w:pPr>
      <w:r w:rsidRPr="00D9210D">
        <w:t>The Strategist operates with two distinct behavioral states: PATROL and HUNT. Its decision to switch between these states is based on its spatial relationship with Pac-Man.</w:t>
      </w:r>
    </w:p>
    <w:p w14:paraId="4AA349FE" w14:textId="6E16FBE3" w:rsidR="007A593A" w:rsidRPr="00D9210D" w:rsidRDefault="007A593A" w:rsidP="007A593A">
      <w:pPr>
        <w:pStyle w:val="Text"/>
        <w:numPr>
          <w:ilvl w:val="0"/>
          <w:numId w:val="11"/>
        </w:numPr>
      </w:pPr>
      <w:r w:rsidRPr="007A593A">
        <w:rPr>
          <w:b/>
          <w:bCs/>
          <w:lang w:val="pt-PT"/>
        </w:rPr>
        <w:t>Logic Type:</w:t>
      </w:r>
      <w:r w:rsidRPr="007A593A">
        <w:t xml:space="preserve"> First-Order Logic</w:t>
      </w:r>
    </w:p>
    <w:p w14:paraId="3B773096" w14:textId="77777777" w:rsidR="00D9210D" w:rsidRPr="00D9210D" w:rsidRDefault="00D9210D" w:rsidP="00D9210D">
      <w:pPr>
        <w:pStyle w:val="Text"/>
        <w:numPr>
          <w:ilvl w:val="0"/>
          <w:numId w:val="10"/>
        </w:numPr>
        <w:rPr>
          <w:lang w:val="pt-PT"/>
        </w:rPr>
      </w:pPr>
      <w:r w:rsidRPr="00D9210D">
        <w:rPr>
          <w:b/>
          <w:bCs/>
          <w:lang w:val="pt-PT"/>
        </w:rPr>
        <w:t>Objects</w:t>
      </w:r>
      <w:r w:rsidRPr="00D9210D">
        <w:rPr>
          <w:lang w:val="pt-PT"/>
        </w:rPr>
        <w:t>: ghost, pacman</w:t>
      </w:r>
    </w:p>
    <w:p w14:paraId="668FBC03" w14:textId="77777777" w:rsidR="00D9210D" w:rsidRPr="00D9210D" w:rsidRDefault="00D9210D" w:rsidP="00D9210D">
      <w:pPr>
        <w:pStyle w:val="Text"/>
        <w:numPr>
          <w:ilvl w:val="0"/>
          <w:numId w:val="10"/>
        </w:numPr>
        <w:rPr>
          <w:lang w:val="pt-PT"/>
        </w:rPr>
      </w:pPr>
      <w:r w:rsidRPr="00D9210D">
        <w:rPr>
          <w:b/>
          <w:bCs/>
          <w:lang w:val="pt-PT"/>
        </w:rPr>
        <w:t>Predicates</w:t>
      </w:r>
      <w:r w:rsidRPr="00D9210D">
        <w:rPr>
          <w:lang w:val="pt-PT"/>
        </w:rPr>
        <w:t>:</w:t>
      </w:r>
    </w:p>
    <w:p w14:paraId="332CB0E8" w14:textId="77777777" w:rsidR="00D9210D" w:rsidRPr="00D9210D" w:rsidRDefault="00D9210D" w:rsidP="00D9210D">
      <w:pPr>
        <w:pStyle w:val="Text"/>
        <w:numPr>
          <w:ilvl w:val="1"/>
          <w:numId w:val="10"/>
        </w:numPr>
      </w:pPr>
      <w:r w:rsidRPr="00D9210D">
        <w:t>Distance(obj1, obj2, d): A relation that is true if the Manhattan distance between obj1 and obj2 is d.</w:t>
      </w:r>
    </w:p>
    <w:p w14:paraId="548B8ABF" w14:textId="77777777" w:rsidR="00D9210D" w:rsidRPr="00D9210D" w:rsidRDefault="00D9210D" w:rsidP="00D9210D">
      <w:pPr>
        <w:pStyle w:val="Text"/>
        <w:numPr>
          <w:ilvl w:val="1"/>
          <w:numId w:val="10"/>
        </w:numPr>
      </w:pPr>
      <w:r w:rsidRPr="00D9210D">
        <w:t>LessThan(d, threshold): A relation that is true if d is less than a given threshold.</w:t>
      </w:r>
    </w:p>
    <w:p w14:paraId="0856B2C2" w14:textId="77777777" w:rsidR="00D9210D" w:rsidRPr="00D9210D" w:rsidRDefault="00D9210D" w:rsidP="00D9210D">
      <w:pPr>
        <w:pStyle w:val="Text"/>
        <w:numPr>
          <w:ilvl w:val="1"/>
          <w:numId w:val="10"/>
        </w:numPr>
      </w:pPr>
      <w:r w:rsidRPr="00D9210D">
        <w:t>State(ghost, s): A property that is true if the ghost is in state s (HUNT or PATROL).</w:t>
      </w:r>
    </w:p>
    <w:p w14:paraId="01146923" w14:textId="77777777" w:rsidR="00D9210D" w:rsidRPr="00D9210D" w:rsidRDefault="00D9210D" w:rsidP="00D9210D">
      <w:pPr>
        <w:pStyle w:val="Text"/>
        <w:numPr>
          <w:ilvl w:val="0"/>
          <w:numId w:val="10"/>
        </w:numPr>
        <w:rPr>
          <w:lang w:val="pt-PT"/>
        </w:rPr>
      </w:pPr>
      <w:r w:rsidRPr="00D9210D">
        <w:rPr>
          <w:b/>
          <w:bCs/>
          <w:lang w:val="pt-PT"/>
        </w:rPr>
        <w:t>Rules (Formulas)</w:t>
      </w:r>
      <w:r w:rsidRPr="00D9210D">
        <w:rPr>
          <w:lang w:val="pt-PT"/>
        </w:rPr>
        <w:t>:</w:t>
      </w:r>
    </w:p>
    <w:p w14:paraId="07122116" w14:textId="77777777" w:rsidR="00D9210D" w:rsidRPr="00D9210D" w:rsidRDefault="00D9210D" w:rsidP="00D9210D">
      <w:pPr>
        <w:pStyle w:val="Text"/>
        <w:numPr>
          <w:ilvl w:val="1"/>
          <w:numId w:val="10"/>
        </w:numPr>
      </w:pPr>
      <w:r w:rsidRPr="00D9210D">
        <w:rPr>
          <w:rFonts w:ascii="Cambria Math" w:hAnsi="Cambria Math" w:cs="Cambria Math"/>
        </w:rPr>
        <w:t>∀</w:t>
      </w:r>
      <w:r w:rsidRPr="00D9210D">
        <w:t xml:space="preserve">g </w:t>
      </w:r>
      <w:r w:rsidRPr="00D9210D">
        <w:rPr>
          <w:rFonts w:ascii="Cambria Math" w:hAnsi="Cambria Math" w:cs="Cambria Math"/>
        </w:rPr>
        <w:t>∃</w:t>
      </w:r>
      <w:r w:rsidRPr="00D9210D">
        <w:t xml:space="preserve">d: Distance(g, pacman, d) </w:t>
      </w:r>
      <w:r w:rsidRPr="00D9210D">
        <w:rPr>
          <w:rFonts w:ascii="Cambria Math" w:hAnsi="Cambria Math" w:cs="Cambria Math"/>
        </w:rPr>
        <w:t>∧</w:t>
      </w:r>
      <w:r w:rsidRPr="00D9210D">
        <w:t xml:space="preserve"> LessThan(d, HUNT_RADIUS) </w:t>
      </w:r>
      <w:r w:rsidRPr="00D9210D">
        <w:rPr>
          <w:rFonts w:ascii="Cambria Math" w:hAnsi="Cambria Math" w:cs="Cambria Math"/>
        </w:rPr>
        <w:t>⇒</w:t>
      </w:r>
      <w:r w:rsidRPr="00D9210D">
        <w:t xml:space="preserve"> State(g, HUNT)</w:t>
      </w:r>
    </w:p>
    <w:p w14:paraId="5D8BF367" w14:textId="77777777" w:rsidR="00D9210D" w:rsidRPr="00D9210D" w:rsidRDefault="00D9210D" w:rsidP="00D9210D">
      <w:pPr>
        <w:pStyle w:val="Text"/>
        <w:numPr>
          <w:ilvl w:val="1"/>
          <w:numId w:val="10"/>
        </w:numPr>
      </w:pPr>
      <w:r w:rsidRPr="00D9210D">
        <w:rPr>
          <w:rFonts w:ascii="Cambria Math" w:hAnsi="Cambria Math" w:cs="Cambria Math"/>
        </w:rPr>
        <w:t>∀</w:t>
      </w:r>
      <w:r w:rsidRPr="00D9210D">
        <w:t xml:space="preserve">g </w:t>
      </w:r>
      <w:r w:rsidRPr="00D9210D">
        <w:rPr>
          <w:rFonts w:ascii="Cambria Math" w:hAnsi="Cambria Math" w:cs="Cambria Math"/>
        </w:rPr>
        <w:t>∃</w:t>
      </w:r>
      <w:r w:rsidRPr="00D9210D">
        <w:t xml:space="preserve">d: Distance(g, pacman, d) </w:t>
      </w:r>
      <w:r w:rsidRPr="00D9210D">
        <w:rPr>
          <w:rFonts w:ascii="Cambria Math" w:hAnsi="Cambria Math" w:cs="Cambria Math"/>
        </w:rPr>
        <w:t>∧</w:t>
      </w:r>
      <w:r w:rsidRPr="00D9210D">
        <w:t xml:space="preserve"> ¬LessThan(d, HUNT_RADIUS) </w:t>
      </w:r>
      <w:r w:rsidRPr="00D9210D">
        <w:rPr>
          <w:rFonts w:ascii="Cambria Math" w:hAnsi="Cambria Math" w:cs="Cambria Math"/>
        </w:rPr>
        <w:t>⇒</w:t>
      </w:r>
      <w:r w:rsidRPr="00D9210D">
        <w:t xml:space="preserve"> State(g, PATROL)</w:t>
      </w:r>
    </w:p>
    <w:p w14:paraId="5D05946A" w14:textId="77777777" w:rsidR="00D9210D" w:rsidRPr="00D9210D" w:rsidRDefault="00D9210D" w:rsidP="00D9210D">
      <w:pPr>
        <w:pStyle w:val="Text"/>
        <w:numPr>
          <w:ilvl w:val="0"/>
          <w:numId w:val="10"/>
        </w:numPr>
      </w:pPr>
      <w:r w:rsidRPr="00D9210D">
        <w:rPr>
          <w:b/>
          <w:bCs/>
        </w:rPr>
        <w:t>Behavior</w:t>
      </w:r>
      <w:r w:rsidRPr="00D9210D">
        <w:t>: The Strategist continuously evaluates its distance to Pac-Man. If Pac-Man comes within a certain radius (the HUNT_RADIUS), the ghost's state changes to HUNT, and it targets Pac-Man directly. However, if Pac-Man is outside this radius, the ghost enters the PATROL state. In this mode, its target is not Pac-Man but a predefined patrol point (e.g., a corner of the maze). This makes the Strategist a territorial defender; it ignores a distant Pac-Man to guard its zone but becomes an aggressive hunter when its territory is invaded. This behavior is less predictable and forces the player to be mindful of different zones in the maze.</w:t>
      </w:r>
    </w:p>
    <w:p w14:paraId="5F67204A" w14:textId="1141FF5C" w:rsidR="00255BCC" w:rsidRDefault="00255BCC" w:rsidP="00255BCC">
      <w:pPr>
        <w:pStyle w:val="Text"/>
      </w:pPr>
    </w:p>
    <w:p w14:paraId="5232FD83" w14:textId="1C738084" w:rsidR="00D9210D" w:rsidRDefault="00D9210D" w:rsidP="00D9210D">
      <w:pPr>
        <w:pStyle w:val="HeadingSubsection"/>
      </w:pPr>
      <w:r>
        <w:t>3</w:t>
      </w:r>
      <w:r>
        <w:tab/>
      </w:r>
      <w:r>
        <w:t>Conclusion</w:t>
      </w:r>
    </w:p>
    <w:p w14:paraId="51D9BF70" w14:textId="036B2866" w:rsidR="00D9210D" w:rsidRDefault="00D9210D" w:rsidP="00D9210D">
      <w:pPr>
        <w:pStyle w:val="Text"/>
      </w:pPr>
      <w:r w:rsidRPr="00D9210D">
        <w:t>This project successfully demonstrated the implementation of three distinct AI agents for a Pac-Man game using different logical frameworks. By leveraging propositional and first-order logic, we created ghosts with unique and increasingly complex behaviors—from a simple pursuer to a strategic, state-based agent. The constraint of a partially observable environment added a layer of realism, forcing the agents to rely on memory and exploration. This work serves as a practical example of how formal logic can be applied to develop varied and challenging AI in game development.</w:t>
      </w:r>
    </w:p>
    <w:p w14:paraId="124E9752" w14:textId="1FA68219" w:rsidR="00804E2D" w:rsidRDefault="00804E2D">
      <w:pPr>
        <w:pStyle w:val="HeadingReferences"/>
      </w:pPr>
      <w:r>
        <w:t>References</w:t>
      </w:r>
    </w:p>
    <w:p w14:paraId="6C0FCF7F" w14:textId="77777777" w:rsidR="00804E2D" w:rsidRDefault="00804E2D">
      <w:pPr>
        <w:pStyle w:val="Referencetext"/>
      </w:pPr>
      <w:r>
        <w:t xml:space="preserve">[Abelson </w:t>
      </w:r>
      <w:r>
        <w:rPr>
          <w:i/>
        </w:rPr>
        <w:t>et al</w:t>
      </w:r>
      <w:r>
        <w:t xml:space="preserve">., 1985] Harold Abelson, Gerald Jay Sussman, and Julie Sussman. </w:t>
      </w:r>
      <w:r>
        <w:rPr>
          <w:i/>
        </w:rPr>
        <w:t>Structure and Interpretation of Computer Programs.</w:t>
      </w:r>
      <w:r>
        <w:t xml:space="preserve"> MIT Press, Cambridge, Massachusetts, 1985.</w:t>
      </w:r>
    </w:p>
    <w:p w14:paraId="35982982" w14:textId="77777777" w:rsidR="00804E2D" w:rsidRDefault="00804E2D">
      <w:pPr>
        <w:pStyle w:val="Referencetext"/>
      </w:pPr>
      <w:r>
        <w:t xml:space="preserve">[Baumgartner et al., 2001] Robert Baumgartner, Georg Gottlob, and Sergio Flesca. Visual information extraction with Lixto. In </w:t>
      </w:r>
      <w:r>
        <w:rPr>
          <w:i/>
        </w:rPr>
        <w:t>Proceedings of the 27th International Conference on Very Large Databases</w:t>
      </w:r>
      <w:r>
        <w:t>, pages 119–128, Rome, Italy, September 2001. Morgan Kaufmann.</w:t>
      </w:r>
    </w:p>
    <w:p w14:paraId="297D2922" w14:textId="77777777" w:rsidR="00804E2D" w:rsidRDefault="00804E2D">
      <w:pPr>
        <w:pStyle w:val="Referencetext"/>
      </w:pPr>
      <w:r>
        <w:rPr>
          <w:lang w:val="de-AT"/>
        </w:rPr>
        <w:t xml:space="preserve">[Brachman and Schmolze, 1985] Ronald J. Brachman and James G. Schmolze. </w:t>
      </w:r>
      <w:r>
        <w:t xml:space="preserve">An overview of the KL-ONE </w:t>
      </w:r>
      <w:r>
        <w:lastRenderedPageBreak/>
        <w:t xml:space="preserve">knowledge representation system. </w:t>
      </w:r>
      <w:r>
        <w:rPr>
          <w:i/>
        </w:rPr>
        <w:t>Cognitive Science</w:t>
      </w:r>
      <w:r>
        <w:t>, 9(2):171–216, April-June 1985.</w:t>
      </w:r>
    </w:p>
    <w:p w14:paraId="419FCD13" w14:textId="77777777" w:rsidR="00804E2D" w:rsidRDefault="00804E2D">
      <w:pPr>
        <w:pStyle w:val="Referencetext"/>
      </w:pPr>
      <w:r>
        <w:t xml:space="preserve">[Gottlob et al., 2002] Georg Gottlob, Nicola Leone, and Francesco Scarcello. Hypertree decompositions and tractable queries. </w:t>
      </w:r>
      <w:r>
        <w:rPr>
          <w:i/>
        </w:rPr>
        <w:t>Journal of Computer and System Sciences</w:t>
      </w:r>
      <w:r>
        <w:t>, 64(3):579–627, May 2002.</w:t>
      </w:r>
    </w:p>
    <w:p w14:paraId="2A8B35EF" w14:textId="77777777" w:rsidR="00804E2D" w:rsidRDefault="00804E2D">
      <w:pPr>
        <w:pStyle w:val="Referencetext"/>
      </w:pPr>
      <w:r>
        <w:t xml:space="preserve">[Gottlob, 1992] Georg Gottlob. Complexity results for non-monotonic logics. </w:t>
      </w:r>
      <w:r>
        <w:rPr>
          <w:i/>
        </w:rPr>
        <w:t>Journal of Logic and Computation</w:t>
      </w:r>
      <w:r>
        <w:t>, 2(3):397–425, June 1992.</w:t>
      </w:r>
    </w:p>
    <w:p w14:paraId="39A0D81C" w14:textId="77777777" w:rsidR="00804E2D" w:rsidRDefault="00804E2D">
      <w:pPr>
        <w:pStyle w:val="Referencetext"/>
      </w:pPr>
      <w:r>
        <w:t xml:space="preserve"> [Levesque, 1984a] Hector J. Levesque. Foundations of a functional approach to knowledge representation. </w:t>
      </w:r>
      <w:r>
        <w:rPr>
          <w:i/>
        </w:rPr>
        <w:t>Artificial Intelligence</w:t>
      </w:r>
      <w:r>
        <w:t>, 23(2):155–212, July 1984.</w:t>
      </w:r>
    </w:p>
    <w:p w14:paraId="6A8F6C2E" w14:textId="77777777" w:rsidR="00804E2D" w:rsidRDefault="00804E2D">
      <w:pPr>
        <w:pStyle w:val="Referencetext"/>
      </w:pPr>
      <w:r>
        <w:t xml:space="preserve">[Levesque, 1984b] Hector J. Levesque. A logic of implicit and explicit belief. In </w:t>
      </w:r>
      <w:r>
        <w:rPr>
          <w:i/>
        </w:rPr>
        <w:t>Proceedings of the Fourth National Conference on Artificial Intelligence</w:t>
      </w:r>
      <w:r>
        <w:t>, pages 198–202, Austin, Texas, August 1984. American Association for Artificial Intelligence.</w:t>
      </w:r>
    </w:p>
    <w:p w14:paraId="1B3621E4" w14:textId="77777777" w:rsidR="00804E2D" w:rsidRDefault="00804E2D">
      <w:pPr>
        <w:pStyle w:val="Referencetext"/>
      </w:pPr>
      <w:r>
        <w:t xml:space="preserve">[Nebel, 2000] Bernhard Nebel. On the compilability and expressive power of propositional planning formalisms. </w:t>
      </w:r>
      <w:r>
        <w:rPr>
          <w:i/>
        </w:rPr>
        <w:t>Journal of Artificial Intelligence Research</w:t>
      </w:r>
      <w:r>
        <w:t>, 12:271–315, 2000.</w:t>
      </w:r>
    </w:p>
    <w:sectPr w:rsidR="00804E2D" w:rsidSect="0042547F">
      <w:pgSz w:w="12240" w:h="15840" w:code="1"/>
      <w:pgMar w:top="1077" w:right="1077" w:bottom="1797" w:left="1077" w:header="720" w:footer="720" w:gutter="0"/>
      <w:lnNumType w:countBy="1" w:distance="57" w:restart="continuous"/>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42825D" w14:textId="77777777" w:rsidR="00B813A2" w:rsidRDefault="00B813A2">
      <w:r>
        <w:separator/>
      </w:r>
    </w:p>
  </w:endnote>
  <w:endnote w:type="continuationSeparator" w:id="0">
    <w:p w14:paraId="33C5645A" w14:textId="77777777" w:rsidR="00B813A2" w:rsidRDefault="00B813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FreeSans">
    <w:altName w:val="Arial"/>
    <w:charset w:val="01"/>
    <w:family w:val="swiss"/>
    <w:pitch w:val="default"/>
  </w:font>
  <w:font w:name="Bookman">
    <w:altName w:val="Bookman Old Style"/>
    <w:charset w:val="00"/>
    <w:family w:val="auto"/>
    <w:pitch w:val="variable"/>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FE2E3B" w14:textId="77777777" w:rsidR="00B813A2" w:rsidRDefault="00B813A2">
      <w:r>
        <w:separator/>
      </w:r>
    </w:p>
  </w:footnote>
  <w:footnote w:type="continuationSeparator" w:id="0">
    <w:p w14:paraId="4ECF2E34" w14:textId="77777777" w:rsidR="00B813A2" w:rsidRDefault="00B813A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41FA899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 w15:restartNumberingAfterBreak="0">
    <w:nsid w:val="00000002"/>
    <w:multiLevelType w:val="singleLevel"/>
    <w:tmpl w:val="00000002"/>
    <w:name w:val="WW8Num2"/>
    <w:lvl w:ilvl="0">
      <w:numFmt w:val="bullet"/>
      <w:lvlText w:val=""/>
      <w:lvlJc w:val="left"/>
      <w:pPr>
        <w:tabs>
          <w:tab w:val="num" w:pos="0"/>
        </w:tabs>
        <w:ind w:left="485" w:hanging="283"/>
      </w:pPr>
      <w:rPr>
        <w:rFonts w:ascii="Symbol" w:hAnsi="Symbol" w:cs="Symbol"/>
      </w:rPr>
    </w:lvl>
  </w:abstractNum>
  <w:abstractNum w:abstractNumId="3" w15:restartNumberingAfterBreak="0">
    <w:nsid w:val="16143839"/>
    <w:multiLevelType w:val="hybridMultilevel"/>
    <w:tmpl w:val="26B8C3E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1EEA1D0C"/>
    <w:multiLevelType w:val="multilevel"/>
    <w:tmpl w:val="3E0822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FD0927"/>
    <w:multiLevelType w:val="multilevel"/>
    <w:tmpl w:val="865633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D11DA2"/>
    <w:multiLevelType w:val="hybridMultilevel"/>
    <w:tmpl w:val="4388403E"/>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46C66BC0"/>
    <w:multiLevelType w:val="hybridMultilevel"/>
    <w:tmpl w:val="FB5696E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 w15:restartNumberingAfterBreak="0">
    <w:nsid w:val="5DB40973"/>
    <w:multiLevelType w:val="hybridMultilevel"/>
    <w:tmpl w:val="641296D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611B0402"/>
    <w:multiLevelType w:val="multilevel"/>
    <w:tmpl w:val="03288C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D060CA"/>
    <w:multiLevelType w:val="hybridMultilevel"/>
    <w:tmpl w:val="0A4A0DB6"/>
    <w:lvl w:ilvl="0" w:tplc="9E84C654">
      <w:start w:val="2"/>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459080243">
    <w:abstractNumId w:val="1"/>
  </w:num>
  <w:num w:numId="2" w16cid:durableId="906188373">
    <w:abstractNumId w:val="2"/>
  </w:num>
  <w:num w:numId="3" w16cid:durableId="156119035">
    <w:abstractNumId w:val="0"/>
  </w:num>
  <w:num w:numId="4" w16cid:durableId="428239925">
    <w:abstractNumId w:val="6"/>
  </w:num>
  <w:num w:numId="5" w16cid:durableId="1707872948">
    <w:abstractNumId w:val="3"/>
  </w:num>
  <w:num w:numId="6" w16cid:durableId="1848783701">
    <w:abstractNumId w:val="8"/>
  </w:num>
  <w:num w:numId="7" w16cid:durableId="617567020">
    <w:abstractNumId w:val="10"/>
  </w:num>
  <w:num w:numId="8" w16cid:durableId="198520554">
    <w:abstractNumId w:val="4"/>
  </w:num>
  <w:num w:numId="9" w16cid:durableId="1633903252">
    <w:abstractNumId w:val="9"/>
  </w:num>
  <w:num w:numId="10" w16cid:durableId="413430884">
    <w:abstractNumId w:val="5"/>
  </w:num>
  <w:num w:numId="11" w16cid:durableId="1823544169">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vo Guerreiro Rosa">
    <w15:presenceInfo w15:providerId="AD" w15:userId="S::uc2024209219@student.uc.pt::52126675-6fbf-44a7-a583-ca2a559dee4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activeWritingStyle w:appName="MSWord" w:lang="en-US" w:vendorID="64" w:dllVersion="6" w:nlCheck="1" w:checkStyle="0"/>
  <w:activeWritingStyle w:appName="MSWord" w:lang="de-AT" w:vendorID="64" w:dllVersion="6" w:nlCheck="1" w:checkStyle="1"/>
  <w:activeWritingStyle w:appName="MSWord" w:lang="en-US" w:vendorID="64" w:dllVersion="4096" w:nlCheck="1" w:checkStyle="0"/>
  <w:activeWritingStyle w:appName="MSWord" w:lang="es-ES" w:vendorID="64" w:dllVersion="4096" w:nlCheck="1" w:checkStyle="0"/>
  <w:activeWritingStyle w:appName="MSWord" w:lang="en-US" w:vendorID="64" w:dllVersion="0" w:nlCheck="1" w:checkStyle="0"/>
  <w:activeWritingStyle w:appName="MSWord" w:lang="zh-CN" w:vendorID="64" w:dllVersion="0" w:nlCheck="1" w:checkStyle="1"/>
  <w:activeWritingStyle w:appName="MSWord" w:lang="pt-PT" w:vendorID="64" w:dllVersion="0" w:nlCheck="1" w:checkStyle="0"/>
  <w:stylePaneFormatFilter w:val="0704" w:allStyles="0" w:customStyles="0" w:latentStyles="1" w:stylesInUse="0" w:headingStyles="0" w:numberingStyles="0" w:tableStyles="0" w:directFormattingOnRuns="1" w:directFormattingOnParagraphs="1" w:directFormattingOnNumbering="1" w:directFormattingOnTables="0" w:clearFormatting="0" w:top3HeadingStyles="0" w:visibleStyles="0" w:alternateStyleNames="0"/>
  <w:defaultTabStop w:val="202"/>
  <w:autoHyphenation/>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225"/>
    <w:rsid w:val="00013252"/>
    <w:rsid w:val="00034B75"/>
    <w:rsid w:val="00042A12"/>
    <w:rsid w:val="000502B0"/>
    <w:rsid w:val="00050809"/>
    <w:rsid w:val="00071384"/>
    <w:rsid w:val="000B08BD"/>
    <w:rsid w:val="000B1721"/>
    <w:rsid w:val="000D4DA7"/>
    <w:rsid w:val="000D626F"/>
    <w:rsid w:val="000F2DC0"/>
    <w:rsid w:val="000F5C9D"/>
    <w:rsid w:val="00112F9E"/>
    <w:rsid w:val="00116717"/>
    <w:rsid w:val="00184B2A"/>
    <w:rsid w:val="001D22F8"/>
    <w:rsid w:val="001D2EAF"/>
    <w:rsid w:val="001F01EA"/>
    <w:rsid w:val="00206137"/>
    <w:rsid w:val="00212D43"/>
    <w:rsid w:val="00216B57"/>
    <w:rsid w:val="002226B3"/>
    <w:rsid w:val="00231E1F"/>
    <w:rsid w:val="00255BCC"/>
    <w:rsid w:val="00257606"/>
    <w:rsid w:val="00260FE5"/>
    <w:rsid w:val="00274F01"/>
    <w:rsid w:val="00282637"/>
    <w:rsid w:val="002859A8"/>
    <w:rsid w:val="00293F0A"/>
    <w:rsid w:val="002A63DE"/>
    <w:rsid w:val="002F7CBB"/>
    <w:rsid w:val="00313D2E"/>
    <w:rsid w:val="00316C32"/>
    <w:rsid w:val="0032087B"/>
    <w:rsid w:val="0032093A"/>
    <w:rsid w:val="003303EE"/>
    <w:rsid w:val="00332A39"/>
    <w:rsid w:val="00395D40"/>
    <w:rsid w:val="003A71F1"/>
    <w:rsid w:val="003B1C84"/>
    <w:rsid w:val="003C393B"/>
    <w:rsid w:val="003D0EE5"/>
    <w:rsid w:val="003D4712"/>
    <w:rsid w:val="0042547F"/>
    <w:rsid w:val="00427076"/>
    <w:rsid w:val="00434914"/>
    <w:rsid w:val="00451126"/>
    <w:rsid w:val="00473272"/>
    <w:rsid w:val="00476900"/>
    <w:rsid w:val="00480EF7"/>
    <w:rsid w:val="0049054C"/>
    <w:rsid w:val="004A1883"/>
    <w:rsid w:val="004E1400"/>
    <w:rsid w:val="004E78FA"/>
    <w:rsid w:val="004F7108"/>
    <w:rsid w:val="005410EA"/>
    <w:rsid w:val="005447FE"/>
    <w:rsid w:val="00545FE9"/>
    <w:rsid w:val="00553F15"/>
    <w:rsid w:val="00573997"/>
    <w:rsid w:val="005870B3"/>
    <w:rsid w:val="005E4BD8"/>
    <w:rsid w:val="005F335C"/>
    <w:rsid w:val="006045DD"/>
    <w:rsid w:val="00621503"/>
    <w:rsid w:val="00636604"/>
    <w:rsid w:val="00662836"/>
    <w:rsid w:val="00663AC8"/>
    <w:rsid w:val="00664D5F"/>
    <w:rsid w:val="0067313A"/>
    <w:rsid w:val="006754E5"/>
    <w:rsid w:val="0069447D"/>
    <w:rsid w:val="00695FD2"/>
    <w:rsid w:val="006A255E"/>
    <w:rsid w:val="006A354F"/>
    <w:rsid w:val="006B67A2"/>
    <w:rsid w:val="006C6180"/>
    <w:rsid w:val="006C706A"/>
    <w:rsid w:val="0070094C"/>
    <w:rsid w:val="007238F3"/>
    <w:rsid w:val="00723DE7"/>
    <w:rsid w:val="00751E54"/>
    <w:rsid w:val="007A4C67"/>
    <w:rsid w:val="007A593A"/>
    <w:rsid w:val="007C01E1"/>
    <w:rsid w:val="007D2342"/>
    <w:rsid w:val="007D6225"/>
    <w:rsid w:val="007E0CE5"/>
    <w:rsid w:val="007E2600"/>
    <w:rsid w:val="008027C4"/>
    <w:rsid w:val="00804E2D"/>
    <w:rsid w:val="008123CD"/>
    <w:rsid w:val="008235B2"/>
    <w:rsid w:val="008269CD"/>
    <w:rsid w:val="00841A0D"/>
    <w:rsid w:val="008747C0"/>
    <w:rsid w:val="00895896"/>
    <w:rsid w:val="008B045C"/>
    <w:rsid w:val="008B3A64"/>
    <w:rsid w:val="008B675B"/>
    <w:rsid w:val="008C02BD"/>
    <w:rsid w:val="008D2842"/>
    <w:rsid w:val="008F43F6"/>
    <w:rsid w:val="009131F3"/>
    <w:rsid w:val="00917480"/>
    <w:rsid w:val="00932435"/>
    <w:rsid w:val="00933E1B"/>
    <w:rsid w:val="009354D9"/>
    <w:rsid w:val="0094016C"/>
    <w:rsid w:val="009A5417"/>
    <w:rsid w:val="009E6E32"/>
    <w:rsid w:val="009F71DF"/>
    <w:rsid w:val="00A01F3E"/>
    <w:rsid w:val="00A05DA7"/>
    <w:rsid w:val="00A06CA4"/>
    <w:rsid w:val="00A07D6B"/>
    <w:rsid w:val="00A22758"/>
    <w:rsid w:val="00A228A7"/>
    <w:rsid w:val="00A25C29"/>
    <w:rsid w:val="00A417E3"/>
    <w:rsid w:val="00A66D53"/>
    <w:rsid w:val="00A750CC"/>
    <w:rsid w:val="00A75237"/>
    <w:rsid w:val="00A848A5"/>
    <w:rsid w:val="00AA474F"/>
    <w:rsid w:val="00AA7FBF"/>
    <w:rsid w:val="00AF1795"/>
    <w:rsid w:val="00AF1E75"/>
    <w:rsid w:val="00B00907"/>
    <w:rsid w:val="00B14758"/>
    <w:rsid w:val="00B35AFD"/>
    <w:rsid w:val="00B4057E"/>
    <w:rsid w:val="00B705DF"/>
    <w:rsid w:val="00B730B1"/>
    <w:rsid w:val="00B813A2"/>
    <w:rsid w:val="00BA5B6D"/>
    <w:rsid w:val="00BD21B6"/>
    <w:rsid w:val="00BE1878"/>
    <w:rsid w:val="00BE193E"/>
    <w:rsid w:val="00BF1F4D"/>
    <w:rsid w:val="00C00E64"/>
    <w:rsid w:val="00C11A01"/>
    <w:rsid w:val="00C35CFC"/>
    <w:rsid w:val="00C40ACC"/>
    <w:rsid w:val="00C413C1"/>
    <w:rsid w:val="00C45BA9"/>
    <w:rsid w:val="00C84769"/>
    <w:rsid w:val="00C967C6"/>
    <w:rsid w:val="00CA3DE2"/>
    <w:rsid w:val="00CB6C90"/>
    <w:rsid w:val="00CF6632"/>
    <w:rsid w:val="00D52A97"/>
    <w:rsid w:val="00D568B1"/>
    <w:rsid w:val="00D6061D"/>
    <w:rsid w:val="00D70086"/>
    <w:rsid w:val="00D73C5E"/>
    <w:rsid w:val="00D9210D"/>
    <w:rsid w:val="00DB4651"/>
    <w:rsid w:val="00DC30C3"/>
    <w:rsid w:val="00DC3767"/>
    <w:rsid w:val="00DD37B6"/>
    <w:rsid w:val="00DD6517"/>
    <w:rsid w:val="00DF64A9"/>
    <w:rsid w:val="00E010D7"/>
    <w:rsid w:val="00E23FC5"/>
    <w:rsid w:val="00E5700A"/>
    <w:rsid w:val="00E64D77"/>
    <w:rsid w:val="00E73375"/>
    <w:rsid w:val="00E85EB9"/>
    <w:rsid w:val="00E9712B"/>
    <w:rsid w:val="00EB0F9D"/>
    <w:rsid w:val="00EF3297"/>
    <w:rsid w:val="00F0162A"/>
    <w:rsid w:val="00F04279"/>
    <w:rsid w:val="00F13F27"/>
    <w:rsid w:val="00F24029"/>
    <w:rsid w:val="00F26E91"/>
    <w:rsid w:val="00F74E7B"/>
    <w:rsid w:val="00FB6462"/>
    <w:rsid w:val="00FC5BF6"/>
    <w:rsid w:val="00FD4D3C"/>
    <w:rsid w:val="00FF13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47849678"/>
  <w15:chartTrackingRefBased/>
  <w15:docId w15:val="{9161519B-BB63-4B60-A62B-B388A046B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02B0"/>
    <w:pPr>
      <w:autoSpaceDE w:val="0"/>
    </w:pPr>
    <w:rPr>
      <w:color w:val="000000"/>
      <w:sz w:val="24"/>
    </w:rPr>
  </w:style>
  <w:style w:type="paragraph" w:styleId="Heading1">
    <w:name w:val="heading 1"/>
    <w:basedOn w:val="Normal"/>
    <w:next w:val="Normal"/>
    <w:qFormat/>
    <w:pPr>
      <w:keepNext/>
      <w:tabs>
        <w:tab w:val="num" w:pos="0"/>
      </w:tabs>
      <w:spacing w:before="240" w:after="60"/>
      <w:ind w:left="432" w:hanging="432"/>
      <w:outlineLvl w:val="0"/>
    </w:pPr>
    <w:rPr>
      <w:rFonts w:ascii="Arial" w:hAnsi="Arial" w:cs="Arial"/>
      <w:b/>
      <w:kern w:val="1"/>
      <w:sz w:val="28"/>
    </w:rPr>
  </w:style>
  <w:style w:type="paragraph" w:styleId="Heading2">
    <w:name w:val="heading 2"/>
    <w:basedOn w:val="Normal"/>
    <w:next w:val="Normal"/>
    <w:link w:val="Heading2Char"/>
    <w:uiPriority w:val="9"/>
    <w:semiHidden/>
    <w:unhideWhenUsed/>
    <w:qFormat/>
    <w:rsid w:val="00116717"/>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qFormat/>
    <w:pPr>
      <w:keepNext/>
      <w:tabs>
        <w:tab w:val="num" w:pos="0"/>
      </w:tabs>
      <w:spacing w:before="240" w:after="60"/>
      <w:ind w:left="720" w:hanging="720"/>
      <w:outlineLvl w:val="2"/>
    </w:pPr>
    <w:rPr>
      <w:b/>
    </w:rPr>
  </w:style>
  <w:style w:type="paragraph" w:styleId="Heading4">
    <w:name w:val="heading 4"/>
    <w:basedOn w:val="Normal"/>
    <w:next w:val="Normal"/>
    <w:link w:val="Heading4Char"/>
    <w:uiPriority w:val="9"/>
    <w:semiHidden/>
    <w:unhideWhenUsed/>
    <w:qFormat/>
    <w:rsid w:val="00116717"/>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ascii="Symbol" w:hAnsi="Symbol" w:cs="Symbol"/>
    </w:rPr>
  </w:style>
  <w:style w:type="character" w:customStyle="1" w:styleId="Fuentedeprrafopredeter1">
    <w:name w:val="Fuente de párrafo predeter.1"/>
  </w:style>
  <w:style w:type="character" w:customStyle="1" w:styleId="Absatz-Standardschriftart">
    <w:name w:val="Absatz-Standardschriftart"/>
  </w:style>
  <w:style w:type="character" w:customStyle="1" w:styleId="WW8NumSt1z0">
    <w:name w:val="WW8NumSt1z0"/>
    <w:rPr>
      <w:rFonts w:ascii="Symbol" w:hAnsi="Symbol" w:cs="Symbol"/>
    </w:rPr>
  </w:style>
  <w:style w:type="character" w:customStyle="1" w:styleId="WW-Fuentedeprrafopredeter">
    <w:name w:val="WW-Fuente de párrafo predeter."/>
  </w:style>
  <w:style w:type="character" w:customStyle="1" w:styleId="FootnoteCharacters">
    <w:name w:val="Footnote Characters"/>
    <w:rPr>
      <w:vertAlign w:val="superscript"/>
    </w:rPr>
  </w:style>
  <w:style w:type="character" w:styleId="Hyperlink">
    <w:name w:val="Hyperlink"/>
    <w:rPr>
      <w:color w:val="0000FF"/>
      <w:u w:val="single"/>
    </w:rPr>
  </w:style>
  <w:style w:type="character" w:customStyle="1" w:styleId="Refdecomentario1">
    <w:name w:val="Ref. de comentario1"/>
    <w:rPr>
      <w:sz w:val="18"/>
    </w:rPr>
  </w:style>
  <w:style w:type="character" w:styleId="FollowedHyperlink">
    <w:name w:val="FollowedHyperlink"/>
    <w:rPr>
      <w:color w:val="800080"/>
      <w:u w:val="single"/>
    </w:rPr>
  </w:style>
  <w:style w:type="character" w:customStyle="1" w:styleId="Refdenotaalpie1">
    <w:name w:val="Ref. de nota al pie1"/>
    <w:rPr>
      <w:vertAlign w:val="superscript"/>
    </w:rPr>
  </w:style>
  <w:style w:type="character" w:customStyle="1" w:styleId="EndnoteCharacters">
    <w:name w:val="Endnote Characters"/>
    <w:rPr>
      <w:vertAlign w:val="superscript"/>
    </w:rPr>
  </w:style>
  <w:style w:type="character" w:customStyle="1" w:styleId="WW-EndnoteCharacters">
    <w:name w:val="WW-Endnote Characters"/>
  </w:style>
  <w:style w:type="character" w:customStyle="1" w:styleId="Refdenotaalfinal1">
    <w:name w:val="Ref. de nota al final1"/>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paragraph" w:customStyle="1" w:styleId="Heading">
    <w:name w:val="Heading"/>
    <w:basedOn w:val="Normal"/>
    <w:next w:val="BodyText"/>
    <w:pPr>
      <w:keepNext/>
      <w:spacing w:before="240" w:after="120"/>
    </w:pPr>
    <w:rPr>
      <w:rFonts w:ascii="Arial" w:eastAsia="Arial" w:hAnsi="Arial" w:cs="Tahoma"/>
      <w:sz w:val="28"/>
      <w:szCs w:val="28"/>
    </w:rPr>
  </w:style>
  <w:style w:type="paragraph" w:styleId="BodyText">
    <w:name w:val="Body Text"/>
    <w:basedOn w:val="Normal"/>
    <w:pPr>
      <w:spacing w:after="120"/>
    </w:pPr>
  </w:style>
  <w:style w:type="paragraph" w:styleId="List">
    <w:name w:val="List"/>
    <w:basedOn w:val="BodyText"/>
    <w:rPr>
      <w:rFonts w:cs="Tahoma"/>
    </w:rPr>
  </w:style>
  <w:style w:type="paragraph" w:styleId="Caption">
    <w:name w:val="caption"/>
    <w:basedOn w:val="Normal"/>
    <w:qFormat/>
    <w:pPr>
      <w:suppressLineNumbers/>
      <w:spacing w:before="120" w:after="120"/>
    </w:pPr>
    <w:rPr>
      <w:rFonts w:cs="FreeSans"/>
      <w:i/>
      <w:iCs/>
      <w:szCs w:val="24"/>
    </w:rPr>
  </w:style>
  <w:style w:type="paragraph" w:customStyle="1" w:styleId="Index">
    <w:name w:val="Index"/>
    <w:basedOn w:val="Normal"/>
    <w:pPr>
      <w:suppressLineNumbers/>
    </w:pPr>
    <w:rPr>
      <w:rFonts w:cs="Tahoma"/>
    </w:rPr>
  </w:style>
  <w:style w:type="paragraph" w:customStyle="1" w:styleId="Epgrafe1">
    <w:name w:val="Epígrafe1"/>
    <w:basedOn w:val="Normal"/>
    <w:pPr>
      <w:suppressLineNumbers/>
      <w:spacing w:before="120" w:after="120"/>
    </w:pPr>
    <w:rPr>
      <w:rFonts w:cs="Tahoma"/>
      <w:i/>
      <w:iCs/>
      <w:szCs w:val="24"/>
    </w:rPr>
  </w:style>
  <w:style w:type="paragraph" w:customStyle="1" w:styleId="Text">
    <w:name w:val="Text"/>
    <w:basedOn w:val="Normal"/>
    <w:pPr>
      <w:spacing w:line="220" w:lineRule="exact"/>
      <w:jc w:val="both"/>
    </w:pPr>
    <w:rPr>
      <w:sz w:val="20"/>
    </w:rPr>
  </w:style>
  <w:style w:type="paragraph" w:customStyle="1" w:styleId="TitleofPaper">
    <w:name w:val="Title of Paper"/>
    <w:basedOn w:val="Text"/>
    <w:pPr>
      <w:keepNext/>
      <w:pageBreakBefore/>
      <w:spacing w:before="900"/>
      <w:jc w:val="center"/>
    </w:pPr>
    <w:rPr>
      <w:b/>
      <w:sz w:val="28"/>
    </w:rPr>
  </w:style>
  <w:style w:type="paragraph" w:customStyle="1" w:styleId="HeadingSection">
    <w:name w:val="Heading: Section"/>
    <w:basedOn w:val="Text"/>
    <w:next w:val="Text"/>
    <w:pPr>
      <w:keepNext/>
      <w:tabs>
        <w:tab w:val="left" w:pos="1080"/>
      </w:tabs>
      <w:spacing w:before="200" w:after="80" w:line="300" w:lineRule="atLeast"/>
      <w:ind w:left="360" w:hanging="360"/>
      <w:jc w:val="left"/>
    </w:pPr>
    <w:rPr>
      <w:b/>
      <w:sz w:val="24"/>
    </w:rPr>
  </w:style>
  <w:style w:type="paragraph" w:customStyle="1" w:styleId="HeadingSubsection">
    <w:name w:val="Heading: Subsection"/>
    <w:basedOn w:val="HeadingSection"/>
    <w:next w:val="Text"/>
    <w:pPr>
      <w:tabs>
        <w:tab w:val="left" w:pos="1170"/>
        <w:tab w:val="left" w:pos="1350"/>
      </w:tabs>
      <w:spacing w:before="160" w:after="60" w:line="260" w:lineRule="atLeast"/>
      <w:ind w:left="450" w:hanging="450"/>
    </w:pPr>
    <w:rPr>
      <w:sz w:val="22"/>
    </w:rPr>
  </w:style>
  <w:style w:type="paragraph" w:customStyle="1" w:styleId="AbstractText">
    <w:name w:val="Abstract Text"/>
    <w:basedOn w:val="Normal"/>
    <w:pPr>
      <w:spacing w:line="220" w:lineRule="exact"/>
      <w:ind w:left="360" w:right="360"/>
      <w:jc w:val="both"/>
    </w:pPr>
    <w:rPr>
      <w:sz w:val="20"/>
    </w:rPr>
  </w:style>
  <w:style w:type="paragraph" w:customStyle="1" w:styleId="Extract">
    <w:name w:val="Extract"/>
    <w:basedOn w:val="Normal"/>
    <w:next w:val="Normal"/>
    <w:pPr>
      <w:spacing w:before="60" w:after="60" w:line="220" w:lineRule="exact"/>
      <w:ind w:left="360" w:right="360"/>
      <w:jc w:val="both"/>
    </w:pPr>
    <w:rPr>
      <w:sz w:val="20"/>
    </w:rPr>
  </w:style>
  <w:style w:type="paragraph" w:customStyle="1" w:styleId="BulletedList">
    <w:name w:val="Bulleted List"/>
    <w:basedOn w:val="Text"/>
    <w:pPr>
      <w:tabs>
        <w:tab w:val="num" w:pos="0"/>
        <w:tab w:val="left" w:pos="1180"/>
      </w:tabs>
      <w:spacing w:before="20" w:after="60" w:line="240" w:lineRule="exact"/>
      <w:ind w:left="490" w:hanging="288"/>
    </w:pPr>
  </w:style>
  <w:style w:type="paragraph" w:customStyle="1" w:styleId="HeadingSubsubsection">
    <w:name w:val="Heading: Subsubsection"/>
    <w:basedOn w:val="Text"/>
    <w:next w:val="Text"/>
    <w:pPr>
      <w:keepNext/>
      <w:spacing w:before="120"/>
      <w:jc w:val="left"/>
    </w:pPr>
    <w:rPr>
      <w:b/>
    </w:rPr>
  </w:style>
  <w:style w:type="paragraph" w:styleId="FootnoteText">
    <w:name w:val="footnote text"/>
    <w:basedOn w:val="Normal"/>
    <w:pPr>
      <w:ind w:firstLine="274"/>
    </w:pPr>
    <w:rPr>
      <w:sz w:val="18"/>
    </w:rPr>
  </w:style>
  <w:style w:type="paragraph" w:customStyle="1" w:styleId="TitleContentAreas">
    <w:name w:val="Title: Content Areas"/>
    <w:basedOn w:val="TitleofPaper"/>
    <w:rPr>
      <w:sz w:val="24"/>
    </w:rPr>
  </w:style>
  <w:style w:type="paragraph" w:customStyle="1" w:styleId="AffiliationandAddress">
    <w:name w:val="Affiliation and Address"/>
    <w:basedOn w:val="TitleContentAreas"/>
    <w:pPr>
      <w:pageBreakBefore w:val="0"/>
      <w:spacing w:before="0" w:line="260" w:lineRule="exact"/>
    </w:pPr>
    <w:rPr>
      <w:b w:val="0"/>
    </w:rPr>
  </w:style>
  <w:style w:type="paragraph" w:customStyle="1" w:styleId="AbstractTitle">
    <w:name w:val="Abstract Title"/>
    <w:basedOn w:val="AbstractText"/>
    <w:pPr>
      <w:spacing w:after="120"/>
      <w:jc w:val="center"/>
    </w:pPr>
    <w:rPr>
      <w:b/>
      <w:sz w:val="24"/>
    </w:rPr>
  </w:style>
  <w:style w:type="paragraph" w:customStyle="1" w:styleId="HeadingAcknowledgments">
    <w:name w:val="Heading: Acknowledgments"/>
    <w:basedOn w:val="HeadingSection"/>
  </w:style>
  <w:style w:type="paragraph" w:customStyle="1" w:styleId="HeadingAppendix">
    <w:name w:val="Heading: Appendix"/>
    <w:basedOn w:val="HeadingSection"/>
  </w:style>
  <w:style w:type="paragraph" w:customStyle="1" w:styleId="HeadingReferences">
    <w:name w:val="Heading: References"/>
    <w:basedOn w:val="HeadingSection"/>
  </w:style>
  <w:style w:type="paragraph" w:customStyle="1" w:styleId="Verbatim">
    <w:name w:val="Verbatim"/>
    <w:basedOn w:val="Text"/>
    <w:pPr>
      <w:spacing w:before="40" w:after="40"/>
      <w:ind w:left="432"/>
    </w:pPr>
    <w:rPr>
      <w:rFonts w:ascii="Bookman" w:hAnsi="Bookman" w:cs="Bookman"/>
    </w:rPr>
  </w:style>
  <w:style w:type="paragraph" w:customStyle="1" w:styleId="CaptionsandLabels">
    <w:name w:val="Captions and Labels"/>
    <w:basedOn w:val="Text"/>
    <w:rPr>
      <w:sz w:val="18"/>
    </w:rPr>
  </w:style>
  <w:style w:type="paragraph" w:customStyle="1" w:styleId="DescriptionItem">
    <w:name w:val="Description Item"/>
    <w:basedOn w:val="Text"/>
    <w:pPr>
      <w:spacing w:before="120" w:after="120"/>
      <w:ind w:left="432" w:hanging="432"/>
    </w:pPr>
  </w:style>
  <w:style w:type="paragraph" w:customStyle="1" w:styleId="Textocomentario1">
    <w:name w:val="Texto comentario1"/>
    <w:basedOn w:val="Normal"/>
  </w:style>
  <w:style w:type="paragraph" w:customStyle="1" w:styleId="Author">
    <w:name w:val="Author"/>
    <w:basedOn w:val="TitleContentAreas"/>
    <w:next w:val="AffiliationandAddress"/>
    <w:pPr>
      <w:pageBreakBefore w:val="0"/>
      <w:spacing w:before="400"/>
    </w:pPr>
  </w:style>
  <w:style w:type="paragraph" w:customStyle="1" w:styleId="Referencetext">
    <w:name w:val="Reference text"/>
    <w:basedOn w:val="Text"/>
    <w:pPr>
      <w:spacing w:after="80"/>
      <w:ind w:left="274" w:hanging="274"/>
    </w:pPr>
  </w:style>
  <w:style w:type="paragraph" w:customStyle="1" w:styleId="Framecontents">
    <w:name w:val="Frame contents"/>
    <w:basedOn w:val="BodyText"/>
  </w:style>
  <w:style w:type="paragraph" w:customStyle="1" w:styleId="FrameContents0">
    <w:name w:val="Frame Contents"/>
    <w:basedOn w:val="Normal"/>
  </w:style>
  <w:style w:type="table" w:styleId="TableGrid">
    <w:name w:val="Table Grid"/>
    <w:basedOn w:val="TableNormal"/>
    <w:uiPriority w:val="39"/>
    <w:rsid w:val="006A35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dParagraph">
    <w:name w:val="Titled Paragraph"/>
    <w:basedOn w:val="Text"/>
    <w:next w:val="Text"/>
    <w:qFormat/>
    <w:rsid w:val="00A66D53"/>
    <w:pPr>
      <w:spacing w:before="80" w:after="80"/>
    </w:pPr>
  </w:style>
  <w:style w:type="character" w:customStyle="1" w:styleId="TitledParagrah--Title">
    <w:name w:val="Titled Paragrah -- Title"/>
    <w:uiPriority w:val="1"/>
    <w:qFormat/>
    <w:rsid w:val="00A66D53"/>
    <w:rPr>
      <w:b/>
    </w:rPr>
  </w:style>
  <w:style w:type="paragraph" w:customStyle="1" w:styleId="ExampleDefinition">
    <w:name w:val="Example/Definition"/>
    <w:basedOn w:val="TitledParagraph"/>
    <w:next w:val="Text"/>
    <w:qFormat/>
    <w:rsid w:val="00A66D53"/>
    <w:rPr>
      <w:i/>
    </w:rPr>
  </w:style>
  <w:style w:type="character" w:customStyle="1" w:styleId="ExampleDefinition--Heading">
    <w:name w:val="Example/Definition -- Heading"/>
    <w:uiPriority w:val="1"/>
    <w:qFormat/>
    <w:rsid w:val="00A66D53"/>
    <w:rPr>
      <w:b/>
      <w:i w:val="0"/>
      <w:u w:val="none"/>
    </w:rPr>
  </w:style>
  <w:style w:type="character" w:customStyle="1" w:styleId="ExampleDefinition--Title">
    <w:name w:val="Example/Definition -- Title"/>
    <w:uiPriority w:val="1"/>
    <w:qFormat/>
    <w:rsid w:val="005447FE"/>
    <w:rPr>
      <w:b w:val="0"/>
      <w:i w:val="0"/>
      <w:u w:val="none"/>
    </w:rPr>
  </w:style>
  <w:style w:type="paragraph" w:customStyle="1" w:styleId="Proof">
    <w:name w:val="Proof"/>
    <w:basedOn w:val="Text"/>
    <w:next w:val="Text"/>
    <w:qFormat/>
    <w:rsid w:val="006B67A2"/>
    <w:pPr>
      <w:tabs>
        <w:tab w:val="right" w:pos="4763"/>
      </w:tabs>
      <w:spacing w:before="80" w:after="80"/>
    </w:pPr>
  </w:style>
  <w:style w:type="character" w:customStyle="1" w:styleId="Proof-Heading">
    <w:name w:val="Proof - Heading"/>
    <w:uiPriority w:val="1"/>
    <w:qFormat/>
    <w:rsid w:val="005447FE"/>
    <w:rPr>
      <w:i/>
    </w:rPr>
  </w:style>
  <w:style w:type="character" w:styleId="LineNumber">
    <w:name w:val="line number"/>
    <w:basedOn w:val="DefaultParagraphFont"/>
    <w:uiPriority w:val="99"/>
    <w:semiHidden/>
    <w:unhideWhenUsed/>
    <w:rsid w:val="00C00E64"/>
    <w:rPr>
      <w:color w:val="BFBFBF" w:themeColor="background1" w:themeShade="BF"/>
      <w:sz w:val="16"/>
    </w:rPr>
  </w:style>
  <w:style w:type="paragraph" w:styleId="Header">
    <w:name w:val="header"/>
    <w:basedOn w:val="Normal"/>
    <w:link w:val="HeaderChar"/>
    <w:uiPriority w:val="99"/>
    <w:unhideWhenUsed/>
    <w:rsid w:val="0070094C"/>
    <w:pPr>
      <w:tabs>
        <w:tab w:val="center" w:pos="4513"/>
        <w:tab w:val="right" w:pos="9026"/>
      </w:tabs>
    </w:pPr>
  </w:style>
  <w:style w:type="character" w:customStyle="1" w:styleId="HeaderChar">
    <w:name w:val="Header Char"/>
    <w:basedOn w:val="DefaultParagraphFont"/>
    <w:link w:val="Header"/>
    <w:uiPriority w:val="99"/>
    <w:rsid w:val="0070094C"/>
    <w:rPr>
      <w:color w:val="000000"/>
      <w:sz w:val="24"/>
    </w:rPr>
  </w:style>
  <w:style w:type="paragraph" w:styleId="Footer">
    <w:name w:val="footer"/>
    <w:basedOn w:val="Normal"/>
    <w:link w:val="FooterChar"/>
    <w:uiPriority w:val="99"/>
    <w:unhideWhenUsed/>
    <w:rsid w:val="0070094C"/>
    <w:pPr>
      <w:tabs>
        <w:tab w:val="center" w:pos="4513"/>
        <w:tab w:val="right" w:pos="9026"/>
      </w:tabs>
    </w:pPr>
  </w:style>
  <w:style w:type="character" w:customStyle="1" w:styleId="FooterChar">
    <w:name w:val="Footer Char"/>
    <w:basedOn w:val="DefaultParagraphFont"/>
    <w:link w:val="Footer"/>
    <w:uiPriority w:val="99"/>
    <w:rsid w:val="0070094C"/>
    <w:rPr>
      <w:color w:val="000000"/>
      <w:sz w:val="24"/>
    </w:rPr>
  </w:style>
  <w:style w:type="paragraph" w:styleId="Revision">
    <w:name w:val="Revision"/>
    <w:hidden/>
    <w:uiPriority w:val="99"/>
    <w:semiHidden/>
    <w:rsid w:val="00573997"/>
    <w:rPr>
      <w:color w:val="000000"/>
      <w:sz w:val="24"/>
    </w:rPr>
  </w:style>
  <w:style w:type="character" w:styleId="UnresolvedMention">
    <w:name w:val="Unresolved Mention"/>
    <w:basedOn w:val="DefaultParagraphFont"/>
    <w:uiPriority w:val="99"/>
    <w:semiHidden/>
    <w:unhideWhenUsed/>
    <w:rsid w:val="00C413C1"/>
    <w:rPr>
      <w:color w:val="605E5C"/>
      <w:shd w:val="clear" w:color="auto" w:fill="E1DFDD"/>
    </w:rPr>
  </w:style>
  <w:style w:type="character" w:customStyle="1" w:styleId="Heading2Char">
    <w:name w:val="Heading 2 Char"/>
    <w:basedOn w:val="DefaultParagraphFont"/>
    <w:link w:val="Heading2"/>
    <w:uiPriority w:val="9"/>
    <w:semiHidden/>
    <w:rsid w:val="00116717"/>
    <w:rPr>
      <w:rFonts w:asciiTheme="majorHAnsi" w:eastAsiaTheme="majorEastAsia" w:hAnsiTheme="majorHAnsi" w:cstheme="majorBidi"/>
      <w:color w:val="2E74B5" w:themeColor="accent1" w:themeShade="BF"/>
      <w:sz w:val="26"/>
      <w:szCs w:val="26"/>
    </w:rPr>
  </w:style>
  <w:style w:type="character" w:customStyle="1" w:styleId="Heading4Char">
    <w:name w:val="Heading 4 Char"/>
    <w:basedOn w:val="DefaultParagraphFont"/>
    <w:link w:val="Heading4"/>
    <w:uiPriority w:val="9"/>
    <w:semiHidden/>
    <w:rsid w:val="00116717"/>
    <w:rPr>
      <w:rFonts w:asciiTheme="majorHAnsi" w:eastAsiaTheme="majorEastAsia" w:hAnsiTheme="majorHAnsi" w:cstheme="majorBidi"/>
      <w:i/>
      <w:iCs/>
      <w:color w:val="2E74B5" w:themeColor="accent1" w:themeShade="B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6572941">
      <w:bodyDiv w:val="1"/>
      <w:marLeft w:val="0"/>
      <w:marRight w:val="0"/>
      <w:marTop w:val="0"/>
      <w:marBottom w:val="0"/>
      <w:divBdr>
        <w:top w:val="none" w:sz="0" w:space="0" w:color="auto"/>
        <w:left w:val="none" w:sz="0" w:space="0" w:color="auto"/>
        <w:bottom w:val="none" w:sz="0" w:space="0" w:color="auto"/>
        <w:right w:val="none" w:sz="0" w:space="0" w:color="auto"/>
      </w:divBdr>
      <w:divsChild>
        <w:div w:id="41752296">
          <w:marLeft w:val="0"/>
          <w:marRight w:val="0"/>
          <w:marTop w:val="0"/>
          <w:marBottom w:val="0"/>
          <w:divBdr>
            <w:top w:val="none" w:sz="0" w:space="0" w:color="auto"/>
            <w:left w:val="none" w:sz="0" w:space="0" w:color="auto"/>
            <w:bottom w:val="none" w:sz="0" w:space="0" w:color="auto"/>
            <w:right w:val="none" w:sz="0" w:space="0" w:color="auto"/>
          </w:divBdr>
        </w:div>
        <w:div w:id="77286932">
          <w:marLeft w:val="0"/>
          <w:marRight w:val="0"/>
          <w:marTop w:val="0"/>
          <w:marBottom w:val="0"/>
          <w:divBdr>
            <w:top w:val="none" w:sz="0" w:space="0" w:color="auto"/>
            <w:left w:val="none" w:sz="0" w:space="0" w:color="auto"/>
            <w:bottom w:val="none" w:sz="0" w:space="0" w:color="auto"/>
            <w:right w:val="none" w:sz="0" w:space="0" w:color="auto"/>
          </w:divBdr>
        </w:div>
        <w:div w:id="152380267">
          <w:marLeft w:val="0"/>
          <w:marRight w:val="0"/>
          <w:marTop w:val="0"/>
          <w:marBottom w:val="0"/>
          <w:divBdr>
            <w:top w:val="none" w:sz="0" w:space="0" w:color="auto"/>
            <w:left w:val="none" w:sz="0" w:space="0" w:color="auto"/>
            <w:bottom w:val="none" w:sz="0" w:space="0" w:color="auto"/>
            <w:right w:val="none" w:sz="0" w:space="0" w:color="auto"/>
          </w:divBdr>
        </w:div>
        <w:div w:id="175577149">
          <w:marLeft w:val="0"/>
          <w:marRight w:val="0"/>
          <w:marTop w:val="0"/>
          <w:marBottom w:val="0"/>
          <w:divBdr>
            <w:top w:val="none" w:sz="0" w:space="0" w:color="auto"/>
            <w:left w:val="none" w:sz="0" w:space="0" w:color="auto"/>
            <w:bottom w:val="none" w:sz="0" w:space="0" w:color="auto"/>
            <w:right w:val="none" w:sz="0" w:space="0" w:color="auto"/>
          </w:divBdr>
        </w:div>
        <w:div w:id="295263222">
          <w:marLeft w:val="0"/>
          <w:marRight w:val="0"/>
          <w:marTop w:val="0"/>
          <w:marBottom w:val="0"/>
          <w:divBdr>
            <w:top w:val="none" w:sz="0" w:space="0" w:color="auto"/>
            <w:left w:val="none" w:sz="0" w:space="0" w:color="auto"/>
            <w:bottom w:val="none" w:sz="0" w:space="0" w:color="auto"/>
            <w:right w:val="none" w:sz="0" w:space="0" w:color="auto"/>
          </w:divBdr>
        </w:div>
        <w:div w:id="296225930">
          <w:marLeft w:val="0"/>
          <w:marRight w:val="0"/>
          <w:marTop w:val="0"/>
          <w:marBottom w:val="0"/>
          <w:divBdr>
            <w:top w:val="none" w:sz="0" w:space="0" w:color="auto"/>
            <w:left w:val="none" w:sz="0" w:space="0" w:color="auto"/>
            <w:bottom w:val="none" w:sz="0" w:space="0" w:color="auto"/>
            <w:right w:val="none" w:sz="0" w:space="0" w:color="auto"/>
          </w:divBdr>
        </w:div>
        <w:div w:id="372048447">
          <w:marLeft w:val="0"/>
          <w:marRight w:val="0"/>
          <w:marTop w:val="0"/>
          <w:marBottom w:val="0"/>
          <w:divBdr>
            <w:top w:val="none" w:sz="0" w:space="0" w:color="auto"/>
            <w:left w:val="none" w:sz="0" w:space="0" w:color="auto"/>
            <w:bottom w:val="none" w:sz="0" w:space="0" w:color="auto"/>
            <w:right w:val="none" w:sz="0" w:space="0" w:color="auto"/>
          </w:divBdr>
        </w:div>
        <w:div w:id="435030047">
          <w:marLeft w:val="0"/>
          <w:marRight w:val="0"/>
          <w:marTop w:val="0"/>
          <w:marBottom w:val="0"/>
          <w:divBdr>
            <w:top w:val="none" w:sz="0" w:space="0" w:color="auto"/>
            <w:left w:val="none" w:sz="0" w:space="0" w:color="auto"/>
            <w:bottom w:val="none" w:sz="0" w:space="0" w:color="auto"/>
            <w:right w:val="none" w:sz="0" w:space="0" w:color="auto"/>
          </w:divBdr>
        </w:div>
        <w:div w:id="484013036">
          <w:marLeft w:val="0"/>
          <w:marRight w:val="0"/>
          <w:marTop w:val="0"/>
          <w:marBottom w:val="0"/>
          <w:divBdr>
            <w:top w:val="none" w:sz="0" w:space="0" w:color="auto"/>
            <w:left w:val="none" w:sz="0" w:space="0" w:color="auto"/>
            <w:bottom w:val="none" w:sz="0" w:space="0" w:color="auto"/>
            <w:right w:val="none" w:sz="0" w:space="0" w:color="auto"/>
          </w:divBdr>
        </w:div>
        <w:div w:id="495656754">
          <w:marLeft w:val="0"/>
          <w:marRight w:val="0"/>
          <w:marTop w:val="0"/>
          <w:marBottom w:val="0"/>
          <w:divBdr>
            <w:top w:val="none" w:sz="0" w:space="0" w:color="auto"/>
            <w:left w:val="none" w:sz="0" w:space="0" w:color="auto"/>
            <w:bottom w:val="none" w:sz="0" w:space="0" w:color="auto"/>
            <w:right w:val="none" w:sz="0" w:space="0" w:color="auto"/>
          </w:divBdr>
        </w:div>
        <w:div w:id="556009267">
          <w:marLeft w:val="0"/>
          <w:marRight w:val="0"/>
          <w:marTop w:val="0"/>
          <w:marBottom w:val="0"/>
          <w:divBdr>
            <w:top w:val="none" w:sz="0" w:space="0" w:color="auto"/>
            <w:left w:val="none" w:sz="0" w:space="0" w:color="auto"/>
            <w:bottom w:val="none" w:sz="0" w:space="0" w:color="auto"/>
            <w:right w:val="none" w:sz="0" w:space="0" w:color="auto"/>
          </w:divBdr>
        </w:div>
        <w:div w:id="655033563">
          <w:marLeft w:val="0"/>
          <w:marRight w:val="0"/>
          <w:marTop w:val="0"/>
          <w:marBottom w:val="0"/>
          <w:divBdr>
            <w:top w:val="none" w:sz="0" w:space="0" w:color="auto"/>
            <w:left w:val="none" w:sz="0" w:space="0" w:color="auto"/>
            <w:bottom w:val="none" w:sz="0" w:space="0" w:color="auto"/>
            <w:right w:val="none" w:sz="0" w:space="0" w:color="auto"/>
          </w:divBdr>
        </w:div>
        <w:div w:id="665979641">
          <w:marLeft w:val="0"/>
          <w:marRight w:val="0"/>
          <w:marTop w:val="0"/>
          <w:marBottom w:val="0"/>
          <w:divBdr>
            <w:top w:val="none" w:sz="0" w:space="0" w:color="auto"/>
            <w:left w:val="none" w:sz="0" w:space="0" w:color="auto"/>
            <w:bottom w:val="none" w:sz="0" w:space="0" w:color="auto"/>
            <w:right w:val="none" w:sz="0" w:space="0" w:color="auto"/>
          </w:divBdr>
        </w:div>
        <w:div w:id="681200605">
          <w:marLeft w:val="0"/>
          <w:marRight w:val="0"/>
          <w:marTop w:val="0"/>
          <w:marBottom w:val="0"/>
          <w:divBdr>
            <w:top w:val="none" w:sz="0" w:space="0" w:color="auto"/>
            <w:left w:val="none" w:sz="0" w:space="0" w:color="auto"/>
            <w:bottom w:val="none" w:sz="0" w:space="0" w:color="auto"/>
            <w:right w:val="none" w:sz="0" w:space="0" w:color="auto"/>
          </w:divBdr>
        </w:div>
        <w:div w:id="961811977">
          <w:marLeft w:val="0"/>
          <w:marRight w:val="0"/>
          <w:marTop w:val="0"/>
          <w:marBottom w:val="0"/>
          <w:divBdr>
            <w:top w:val="none" w:sz="0" w:space="0" w:color="auto"/>
            <w:left w:val="none" w:sz="0" w:space="0" w:color="auto"/>
            <w:bottom w:val="none" w:sz="0" w:space="0" w:color="auto"/>
            <w:right w:val="none" w:sz="0" w:space="0" w:color="auto"/>
          </w:divBdr>
        </w:div>
        <w:div w:id="971716697">
          <w:marLeft w:val="0"/>
          <w:marRight w:val="0"/>
          <w:marTop w:val="0"/>
          <w:marBottom w:val="0"/>
          <w:divBdr>
            <w:top w:val="none" w:sz="0" w:space="0" w:color="auto"/>
            <w:left w:val="none" w:sz="0" w:space="0" w:color="auto"/>
            <w:bottom w:val="none" w:sz="0" w:space="0" w:color="auto"/>
            <w:right w:val="none" w:sz="0" w:space="0" w:color="auto"/>
          </w:divBdr>
        </w:div>
        <w:div w:id="1167549384">
          <w:marLeft w:val="0"/>
          <w:marRight w:val="0"/>
          <w:marTop w:val="0"/>
          <w:marBottom w:val="0"/>
          <w:divBdr>
            <w:top w:val="none" w:sz="0" w:space="0" w:color="auto"/>
            <w:left w:val="none" w:sz="0" w:space="0" w:color="auto"/>
            <w:bottom w:val="none" w:sz="0" w:space="0" w:color="auto"/>
            <w:right w:val="none" w:sz="0" w:space="0" w:color="auto"/>
          </w:divBdr>
        </w:div>
        <w:div w:id="1239361210">
          <w:marLeft w:val="0"/>
          <w:marRight w:val="0"/>
          <w:marTop w:val="0"/>
          <w:marBottom w:val="0"/>
          <w:divBdr>
            <w:top w:val="none" w:sz="0" w:space="0" w:color="auto"/>
            <w:left w:val="none" w:sz="0" w:space="0" w:color="auto"/>
            <w:bottom w:val="none" w:sz="0" w:space="0" w:color="auto"/>
            <w:right w:val="none" w:sz="0" w:space="0" w:color="auto"/>
          </w:divBdr>
        </w:div>
        <w:div w:id="1293712795">
          <w:marLeft w:val="0"/>
          <w:marRight w:val="0"/>
          <w:marTop w:val="0"/>
          <w:marBottom w:val="0"/>
          <w:divBdr>
            <w:top w:val="none" w:sz="0" w:space="0" w:color="auto"/>
            <w:left w:val="none" w:sz="0" w:space="0" w:color="auto"/>
            <w:bottom w:val="none" w:sz="0" w:space="0" w:color="auto"/>
            <w:right w:val="none" w:sz="0" w:space="0" w:color="auto"/>
          </w:divBdr>
        </w:div>
        <w:div w:id="1348873203">
          <w:marLeft w:val="0"/>
          <w:marRight w:val="0"/>
          <w:marTop w:val="0"/>
          <w:marBottom w:val="0"/>
          <w:divBdr>
            <w:top w:val="none" w:sz="0" w:space="0" w:color="auto"/>
            <w:left w:val="none" w:sz="0" w:space="0" w:color="auto"/>
            <w:bottom w:val="none" w:sz="0" w:space="0" w:color="auto"/>
            <w:right w:val="none" w:sz="0" w:space="0" w:color="auto"/>
          </w:divBdr>
        </w:div>
        <w:div w:id="1396394239">
          <w:marLeft w:val="0"/>
          <w:marRight w:val="0"/>
          <w:marTop w:val="0"/>
          <w:marBottom w:val="0"/>
          <w:divBdr>
            <w:top w:val="none" w:sz="0" w:space="0" w:color="auto"/>
            <w:left w:val="none" w:sz="0" w:space="0" w:color="auto"/>
            <w:bottom w:val="none" w:sz="0" w:space="0" w:color="auto"/>
            <w:right w:val="none" w:sz="0" w:space="0" w:color="auto"/>
          </w:divBdr>
        </w:div>
        <w:div w:id="1398938954">
          <w:marLeft w:val="0"/>
          <w:marRight w:val="0"/>
          <w:marTop w:val="0"/>
          <w:marBottom w:val="0"/>
          <w:divBdr>
            <w:top w:val="none" w:sz="0" w:space="0" w:color="auto"/>
            <w:left w:val="none" w:sz="0" w:space="0" w:color="auto"/>
            <w:bottom w:val="none" w:sz="0" w:space="0" w:color="auto"/>
            <w:right w:val="none" w:sz="0" w:space="0" w:color="auto"/>
          </w:divBdr>
        </w:div>
        <w:div w:id="1399749985">
          <w:marLeft w:val="0"/>
          <w:marRight w:val="0"/>
          <w:marTop w:val="0"/>
          <w:marBottom w:val="0"/>
          <w:divBdr>
            <w:top w:val="none" w:sz="0" w:space="0" w:color="auto"/>
            <w:left w:val="none" w:sz="0" w:space="0" w:color="auto"/>
            <w:bottom w:val="none" w:sz="0" w:space="0" w:color="auto"/>
            <w:right w:val="none" w:sz="0" w:space="0" w:color="auto"/>
          </w:divBdr>
        </w:div>
        <w:div w:id="1473980021">
          <w:marLeft w:val="0"/>
          <w:marRight w:val="0"/>
          <w:marTop w:val="0"/>
          <w:marBottom w:val="0"/>
          <w:divBdr>
            <w:top w:val="none" w:sz="0" w:space="0" w:color="auto"/>
            <w:left w:val="none" w:sz="0" w:space="0" w:color="auto"/>
            <w:bottom w:val="none" w:sz="0" w:space="0" w:color="auto"/>
            <w:right w:val="none" w:sz="0" w:space="0" w:color="auto"/>
          </w:divBdr>
        </w:div>
        <w:div w:id="1660619698">
          <w:marLeft w:val="0"/>
          <w:marRight w:val="0"/>
          <w:marTop w:val="0"/>
          <w:marBottom w:val="0"/>
          <w:divBdr>
            <w:top w:val="none" w:sz="0" w:space="0" w:color="auto"/>
            <w:left w:val="none" w:sz="0" w:space="0" w:color="auto"/>
            <w:bottom w:val="none" w:sz="0" w:space="0" w:color="auto"/>
            <w:right w:val="none" w:sz="0" w:space="0" w:color="auto"/>
          </w:divBdr>
        </w:div>
        <w:div w:id="1762919607">
          <w:marLeft w:val="0"/>
          <w:marRight w:val="0"/>
          <w:marTop w:val="0"/>
          <w:marBottom w:val="0"/>
          <w:divBdr>
            <w:top w:val="none" w:sz="0" w:space="0" w:color="auto"/>
            <w:left w:val="none" w:sz="0" w:space="0" w:color="auto"/>
            <w:bottom w:val="none" w:sz="0" w:space="0" w:color="auto"/>
            <w:right w:val="none" w:sz="0" w:space="0" w:color="auto"/>
          </w:divBdr>
        </w:div>
        <w:div w:id="1767070793">
          <w:marLeft w:val="0"/>
          <w:marRight w:val="0"/>
          <w:marTop w:val="0"/>
          <w:marBottom w:val="0"/>
          <w:divBdr>
            <w:top w:val="none" w:sz="0" w:space="0" w:color="auto"/>
            <w:left w:val="none" w:sz="0" w:space="0" w:color="auto"/>
            <w:bottom w:val="none" w:sz="0" w:space="0" w:color="auto"/>
            <w:right w:val="none" w:sz="0" w:space="0" w:color="auto"/>
          </w:divBdr>
        </w:div>
        <w:div w:id="1839495310">
          <w:marLeft w:val="0"/>
          <w:marRight w:val="0"/>
          <w:marTop w:val="0"/>
          <w:marBottom w:val="0"/>
          <w:divBdr>
            <w:top w:val="none" w:sz="0" w:space="0" w:color="auto"/>
            <w:left w:val="none" w:sz="0" w:space="0" w:color="auto"/>
            <w:bottom w:val="none" w:sz="0" w:space="0" w:color="auto"/>
            <w:right w:val="none" w:sz="0" w:space="0" w:color="auto"/>
          </w:divBdr>
        </w:div>
        <w:div w:id="1845121781">
          <w:marLeft w:val="0"/>
          <w:marRight w:val="0"/>
          <w:marTop w:val="0"/>
          <w:marBottom w:val="0"/>
          <w:divBdr>
            <w:top w:val="none" w:sz="0" w:space="0" w:color="auto"/>
            <w:left w:val="none" w:sz="0" w:space="0" w:color="auto"/>
            <w:bottom w:val="none" w:sz="0" w:space="0" w:color="auto"/>
            <w:right w:val="none" w:sz="0" w:space="0" w:color="auto"/>
          </w:divBdr>
        </w:div>
        <w:div w:id="1855336506">
          <w:marLeft w:val="0"/>
          <w:marRight w:val="0"/>
          <w:marTop w:val="0"/>
          <w:marBottom w:val="0"/>
          <w:divBdr>
            <w:top w:val="none" w:sz="0" w:space="0" w:color="auto"/>
            <w:left w:val="none" w:sz="0" w:space="0" w:color="auto"/>
            <w:bottom w:val="none" w:sz="0" w:space="0" w:color="auto"/>
            <w:right w:val="none" w:sz="0" w:space="0" w:color="auto"/>
          </w:divBdr>
        </w:div>
        <w:div w:id="1921523538">
          <w:marLeft w:val="0"/>
          <w:marRight w:val="0"/>
          <w:marTop w:val="0"/>
          <w:marBottom w:val="0"/>
          <w:divBdr>
            <w:top w:val="none" w:sz="0" w:space="0" w:color="auto"/>
            <w:left w:val="none" w:sz="0" w:space="0" w:color="auto"/>
            <w:bottom w:val="none" w:sz="0" w:space="0" w:color="auto"/>
            <w:right w:val="none" w:sz="0" w:space="0" w:color="auto"/>
          </w:divBdr>
        </w:div>
        <w:div w:id="1948385430">
          <w:marLeft w:val="0"/>
          <w:marRight w:val="0"/>
          <w:marTop w:val="0"/>
          <w:marBottom w:val="0"/>
          <w:divBdr>
            <w:top w:val="none" w:sz="0" w:space="0" w:color="auto"/>
            <w:left w:val="none" w:sz="0" w:space="0" w:color="auto"/>
            <w:bottom w:val="none" w:sz="0" w:space="0" w:color="auto"/>
            <w:right w:val="none" w:sz="0" w:space="0" w:color="auto"/>
          </w:divBdr>
        </w:div>
        <w:div w:id="1991980789">
          <w:marLeft w:val="0"/>
          <w:marRight w:val="0"/>
          <w:marTop w:val="0"/>
          <w:marBottom w:val="0"/>
          <w:divBdr>
            <w:top w:val="none" w:sz="0" w:space="0" w:color="auto"/>
            <w:left w:val="none" w:sz="0" w:space="0" w:color="auto"/>
            <w:bottom w:val="none" w:sz="0" w:space="0" w:color="auto"/>
            <w:right w:val="none" w:sz="0" w:space="0" w:color="auto"/>
          </w:divBdr>
        </w:div>
        <w:div w:id="1994407225">
          <w:marLeft w:val="0"/>
          <w:marRight w:val="0"/>
          <w:marTop w:val="0"/>
          <w:marBottom w:val="0"/>
          <w:divBdr>
            <w:top w:val="none" w:sz="0" w:space="0" w:color="auto"/>
            <w:left w:val="none" w:sz="0" w:space="0" w:color="auto"/>
            <w:bottom w:val="none" w:sz="0" w:space="0" w:color="auto"/>
            <w:right w:val="none" w:sz="0" w:space="0" w:color="auto"/>
          </w:divBdr>
        </w:div>
      </w:divsChild>
    </w:div>
    <w:div w:id="1206138675">
      <w:bodyDiv w:val="1"/>
      <w:marLeft w:val="0"/>
      <w:marRight w:val="0"/>
      <w:marTop w:val="0"/>
      <w:marBottom w:val="0"/>
      <w:divBdr>
        <w:top w:val="none" w:sz="0" w:space="0" w:color="auto"/>
        <w:left w:val="none" w:sz="0" w:space="0" w:color="auto"/>
        <w:bottom w:val="none" w:sz="0" w:space="0" w:color="auto"/>
        <w:right w:val="none" w:sz="0" w:space="0" w:color="auto"/>
      </w:divBdr>
      <w:divsChild>
        <w:div w:id="91434514">
          <w:marLeft w:val="0"/>
          <w:marRight w:val="0"/>
          <w:marTop w:val="0"/>
          <w:marBottom w:val="0"/>
          <w:divBdr>
            <w:top w:val="none" w:sz="0" w:space="0" w:color="auto"/>
            <w:left w:val="none" w:sz="0" w:space="0" w:color="auto"/>
            <w:bottom w:val="none" w:sz="0" w:space="0" w:color="auto"/>
            <w:right w:val="none" w:sz="0" w:space="0" w:color="auto"/>
          </w:divBdr>
        </w:div>
        <w:div w:id="129178644">
          <w:marLeft w:val="0"/>
          <w:marRight w:val="0"/>
          <w:marTop w:val="0"/>
          <w:marBottom w:val="0"/>
          <w:divBdr>
            <w:top w:val="none" w:sz="0" w:space="0" w:color="auto"/>
            <w:left w:val="none" w:sz="0" w:space="0" w:color="auto"/>
            <w:bottom w:val="none" w:sz="0" w:space="0" w:color="auto"/>
            <w:right w:val="none" w:sz="0" w:space="0" w:color="auto"/>
          </w:divBdr>
        </w:div>
      </w:divsChild>
    </w:div>
    <w:div w:id="1543130876">
      <w:bodyDiv w:val="1"/>
      <w:marLeft w:val="0"/>
      <w:marRight w:val="0"/>
      <w:marTop w:val="0"/>
      <w:marBottom w:val="0"/>
      <w:divBdr>
        <w:top w:val="none" w:sz="0" w:space="0" w:color="auto"/>
        <w:left w:val="none" w:sz="0" w:space="0" w:color="auto"/>
        <w:bottom w:val="none" w:sz="0" w:space="0" w:color="auto"/>
        <w:right w:val="none" w:sz="0" w:space="0" w:color="auto"/>
      </w:divBdr>
      <w:divsChild>
        <w:div w:id="1292202138">
          <w:marLeft w:val="0"/>
          <w:marRight w:val="0"/>
          <w:marTop w:val="0"/>
          <w:marBottom w:val="0"/>
          <w:divBdr>
            <w:top w:val="none" w:sz="0" w:space="0" w:color="auto"/>
            <w:left w:val="none" w:sz="0" w:space="0" w:color="auto"/>
            <w:bottom w:val="none" w:sz="0" w:space="0" w:color="auto"/>
            <w:right w:val="none" w:sz="0" w:space="0" w:color="auto"/>
          </w:divBdr>
        </w:div>
        <w:div w:id="1649944751">
          <w:marLeft w:val="0"/>
          <w:marRight w:val="0"/>
          <w:marTop w:val="0"/>
          <w:marBottom w:val="0"/>
          <w:divBdr>
            <w:top w:val="none" w:sz="0" w:space="0" w:color="auto"/>
            <w:left w:val="none" w:sz="0" w:space="0" w:color="auto"/>
            <w:bottom w:val="none" w:sz="0" w:space="0" w:color="auto"/>
            <w:right w:val="none" w:sz="0" w:space="0" w:color="auto"/>
          </w:divBdr>
        </w:div>
      </w:divsChild>
    </w:div>
    <w:div w:id="1761441796">
      <w:bodyDiv w:val="1"/>
      <w:marLeft w:val="0"/>
      <w:marRight w:val="0"/>
      <w:marTop w:val="0"/>
      <w:marBottom w:val="0"/>
      <w:divBdr>
        <w:top w:val="none" w:sz="0" w:space="0" w:color="auto"/>
        <w:left w:val="none" w:sz="0" w:space="0" w:color="auto"/>
        <w:bottom w:val="none" w:sz="0" w:space="0" w:color="auto"/>
        <w:right w:val="none" w:sz="0" w:space="0" w:color="auto"/>
      </w:divBdr>
      <w:divsChild>
        <w:div w:id="134638856">
          <w:marLeft w:val="0"/>
          <w:marRight w:val="0"/>
          <w:marTop w:val="0"/>
          <w:marBottom w:val="0"/>
          <w:divBdr>
            <w:top w:val="none" w:sz="0" w:space="0" w:color="auto"/>
            <w:left w:val="none" w:sz="0" w:space="0" w:color="auto"/>
            <w:bottom w:val="none" w:sz="0" w:space="0" w:color="auto"/>
            <w:right w:val="none" w:sz="0" w:space="0" w:color="auto"/>
          </w:divBdr>
        </w:div>
        <w:div w:id="1000305578">
          <w:marLeft w:val="0"/>
          <w:marRight w:val="0"/>
          <w:marTop w:val="0"/>
          <w:marBottom w:val="0"/>
          <w:divBdr>
            <w:top w:val="none" w:sz="0" w:space="0" w:color="auto"/>
            <w:left w:val="none" w:sz="0" w:space="0" w:color="auto"/>
            <w:bottom w:val="none" w:sz="0" w:space="0" w:color="auto"/>
            <w:right w:val="none" w:sz="0" w:space="0" w:color="auto"/>
          </w:divBdr>
        </w:div>
        <w:div w:id="1287472759">
          <w:marLeft w:val="0"/>
          <w:marRight w:val="0"/>
          <w:marTop w:val="0"/>
          <w:marBottom w:val="0"/>
          <w:divBdr>
            <w:top w:val="none" w:sz="0" w:space="0" w:color="auto"/>
            <w:left w:val="none" w:sz="0" w:space="0" w:color="auto"/>
            <w:bottom w:val="none" w:sz="0" w:space="0" w:color="auto"/>
            <w:right w:val="none" w:sz="0" w:space="0" w:color="auto"/>
          </w:divBdr>
        </w:div>
        <w:div w:id="1763143853">
          <w:marLeft w:val="0"/>
          <w:marRight w:val="0"/>
          <w:marTop w:val="0"/>
          <w:marBottom w:val="0"/>
          <w:divBdr>
            <w:top w:val="none" w:sz="0" w:space="0" w:color="auto"/>
            <w:left w:val="none" w:sz="0" w:space="0" w:color="auto"/>
            <w:bottom w:val="none" w:sz="0" w:space="0" w:color="auto"/>
            <w:right w:val="none" w:sz="0" w:space="0" w:color="auto"/>
          </w:divBdr>
        </w:div>
        <w:div w:id="1787695350">
          <w:marLeft w:val="0"/>
          <w:marRight w:val="0"/>
          <w:marTop w:val="0"/>
          <w:marBottom w:val="0"/>
          <w:divBdr>
            <w:top w:val="none" w:sz="0" w:space="0" w:color="auto"/>
            <w:left w:val="none" w:sz="0" w:space="0" w:color="auto"/>
            <w:bottom w:val="none" w:sz="0" w:space="0" w:color="auto"/>
            <w:right w:val="none" w:sz="0" w:space="0" w:color="auto"/>
          </w:divBdr>
        </w:div>
        <w:div w:id="2026517941">
          <w:marLeft w:val="0"/>
          <w:marRight w:val="0"/>
          <w:marTop w:val="0"/>
          <w:marBottom w:val="0"/>
          <w:divBdr>
            <w:top w:val="none" w:sz="0" w:space="0" w:color="auto"/>
            <w:left w:val="none" w:sz="0" w:space="0" w:color="auto"/>
            <w:bottom w:val="none" w:sz="0" w:space="0" w:color="auto"/>
            <w:right w:val="none" w:sz="0" w:space="0" w:color="auto"/>
          </w:divBdr>
        </w:div>
        <w:div w:id="2097096356">
          <w:marLeft w:val="0"/>
          <w:marRight w:val="0"/>
          <w:marTop w:val="0"/>
          <w:marBottom w:val="0"/>
          <w:divBdr>
            <w:top w:val="none" w:sz="0" w:space="0" w:color="auto"/>
            <w:left w:val="none" w:sz="0" w:space="0" w:color="auto"/>
            <w:bottom w:val="none" w:sz="0" w:space="0" w:color="auto"/>
            <w:right w:val="none" w:sz="0" w:space="0" w:color="auto"/>
          </w:divBdr>
        </w:div>
      </w:divsChild>
    </w:div>
    <w:div w:id="1830948953">
      <w:bodyDiv w:val="1"/>
      <w:marLeft w:val="0"/>
      <w:marRight w:val="0"/>
      <w:marTop w:val="0"/>
      <w:marBottom w:val="0"/>
      <w:divBdr>
        <w:top w:val="none" w:sz="0" w:space="0" w:color="auto"/>
        <w:left w:val="none" w:sz="0" w:space="0" w:color="auto"/>
        <w:bottom w:val="none" w:sz="0" w:space="0" w:color="auto"/>
        <w:right w:val="none" w:sz="0" w:space="0" w:color="auto"/>
      </w:divBdr>
      <w:divsChild>
        <w:div w:id="659770132">
          <w:marLeft w:val="0"/>
          <w:marRight w:val="0"/>
          <w:marTop w:val="0"/>
          <w:marBottom w:val="0"/>
          <w:divBdr>
            <w:top w:val="none" w:sz="0" w:space="0" w:color="auto"/>
            <w:left w:val="none" w:sz="0" w:space="0" w:color="auto"/>
            <w:bottom w:val="none" w:sz="0" w:space="0" w:color="auto"/>
            <w:right w:val="none" w:sz="0" w:space="0" w:color="auto"/>
          </w:divBdr>
        </w:div>
        <w:div w:id="1569657683">
          <w:marLeft w:val="0"/>
          <w:marRight w:val="0"/>
          <w:marTop w:val="0"/>
          <w:marBottom w:val="0"/>
          <w:divBdr>
            <w:top w:val="none" w:sz="0" w:space="0" w:color="auto"/>
            <w:left w:val="none" w:sz="0" w:space="0" w:color="auto"/>
            <w:bottom w:val="none" w:sz="0" w:space="0" w:color="auto"/>
            <w:right w:val="none" w:sz="0" w:space="0" w:color="auto"/>
          </w:divBdr>
        </w:div>
      </w:divsChild>
    </w:div>
    <w:div w:id="2003120996">
      <w:bodyDiv w:val="1"/>
      <w:marLeft w:val="0"/>
      <w:marRight w:val="0"/>
      <w:marTop w:val="0"/>
      <w:marBottom w:val="0"/>
      <w:divBdr>
        <w:top w:val="none" w:sz="0" w:space="0" w:color="auto"/>
        <w:left w:val="none" w:sz="0" w:space="0" w:color="auto"/>
        <w:bottom w:val="none" w:sz="0" w:space="0" w:color="auto"/>
        <w:right w:val="none" w:sz="0" w:space="0" w:color="auto"/>
      </w:divBdr>
      <w:divsChild>
        <w:div w:id="690499594">
          <w:marLeft w:val="0"/>
          <w:marRight w:val="0"/>
          <w:marTop w:val="0"/>
          <w:marBottom w:val="0"/>
          <w:divBdr>
            <w:top w:val="none" w:sz="0" w:space="0" w:color="auto"/>
            <w:left w:val="none" w:sz="0" w:space="0" w:color="auto"/>
            <w:bottom w:val="none" w:sz="0" w:space="0" w:color="auto"/>
            <w:right w:val="none" w:sz="0" w:space="0" w:color="auto"/>
          </w:divBdr>
        </w:div>
        <w:div w:id="177007932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CE10A-416D-458B-AB12-C37021F939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3</Pages>
  <Words>1365</Words>
  <Characters>7373</Characters>
  <Application>Microsoft Office Word</Application>
  <DocSecurity>0</DocSecurity>
  <Lines>61</Lines>
  <Paragraphs>17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8721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Ivo Guerreiro Rosa</dc:creator>
  <cp:keywords/>
  <dc:description/>
  <cp:lastModifiedBy>Ivo Guerreiro Rosa</cp:lastModifiedBy>
  <cp:revision>3</cp:revision>
  <dcterms:created xsi:type="dcterms:W3CDTF">2025-11-09T04:00:00Z</dcterms:created>
  <dcterms:modified xsi:type="dcterms:W3CDTF">2025-11-09T04:36:00Z</dcterms:modified>
</cp:coreProperties>
</file>